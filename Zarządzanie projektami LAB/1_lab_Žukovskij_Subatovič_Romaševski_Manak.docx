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CA097" w14:textId="77777777" w:rsidR="00201E93" w:rsidRPr="00201E93" w:rsidRDefault="00201E93" w:rsidP="00201E93">
      <w:pPr>
        <w:spacing w:line="240" w:lineRule="auto"/>
        <w:jc w:val="center"/>
        <w:rPr>
          <w:sz w:val="24"/>
          <w:szCs w:val="24"/>
          <w:lang w:val="en-US" w:eastAsia="en-US"/>
        </w:rPr>
      </w:pPr>
      <w:r w:rsidRPr="00201E93">
        <w:rPr>
          <w:b/>
          <w:bCs/>
          <w:noProof/>
          <w:color w:val="000000"/>
          <w:sz w:val="28"/>
          <w:szCs w:val="28"/>
          <w:bdr w:val="none" w:sz="0" w:space="0" w:color="auto" w:frame="1"/>
          <w:lang w:val="en-US" w:eastAsia="en-US"/>
        </w:rPr>
        <w:drawing>
          <wp:inline distT="0" distB="0" distL="0" distR="0" wp14:anchorId="302EE01E" wp14:editId="1158B764">
            <wp:extent cx="720725" cy="720725"/>
            <wp:effectExtent l="0" t="0" r="3175" b="3175"/>
            <wp:docPr id="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725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E93">
        <w:rPr>
          <w:b/>
          <w:bCs/>
          <w:noProof/>
          <w:color w:val="000000"/>
          <w:sz w:val="28"/>
          <w:szCs w:val="28"/>
          <w:bdr w:val="none" w:sz="0" w:space="0" w:color="auto" w:frame="1"/>
          <w:lang w:val="en-US" w:eastAsia="en-US"/>
        </w:rPr>
        <w:drawing>
          <wp:inline distT="0" distB="0" distL="0" distR="0" wp14:anchorId="13803EAA" wp14:editId="1ED08799">
            <wp:extent cx="1302385" cy="464185"/>
            <wp:effectExtent l="0" t="0" r="0" b="0"/>
            <wp:docPr id="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2385" cy="4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995D2" w14:textId="77777777" w:rsidR="00201E93" w:rsidRPr="00201E93" w:rsidRDefault="00201E93" w:rsidP="00201E93">
      <w:pPr>
        <w:spacing w:line="240" w:lineRule="auto"/>
        <w:rPr>
          <w:sz w:val="24"/>
          <w:szCs w:val="24"/>
          <w:lang w:val="en-US" w:eastAsia="en-US"/>
        </w:rPr>
      </w:pPr>
    </w:p>
    <w:p w14:paraId="57E598BE" w14:textId="77777777" w:rsidR="00201E93" w:rsidRPr="00201E93" w:rsidRDefault="00201E93" w:rsidP="00201E93">
      <w:pPr>
        <w:spacing w:line="240" w:lineRule="auto"/>
        <w:jc w:val="center"/>
        <w:rPr>
          <w:sz w:val="24"/>
          <w:szCs w:val="24"/>
          <w:lang w:eastAsia="en-US"/>
        </w:rPr>
      </w:pPr>
      <w:r w:rsidRPr="00201E93">
        <w:rPr>
          <w:b/>
          <w:bCs/>
          <w:color w:val="000000"/>
          <w:sz w:val="28"/>
          <w:szCs w:val="28"/>
          <w:lang w:eastAsia="en-US"/>
        </w:rPr>
        <w:t>FILIA UNIWERSYTETU W BIAŁYMSTOKU W WILNIE</w:t>
      </w:r>
    </w:p>
    <w:p w14:paraId="1E2189D1" w14:textId="77777777" w:rsidR="00201E93" w:rsidRPr="00201E93" w:rsidRDefault="00201E93" w:rsidP="00201E93">
      <w:pPr>
        <w:spacing w:line="240" w:lineRule="auto"/>
        <w:jc w:val="center"/>
        <w:rPr>
          <w:sz w:val="24"/>
          <w:szCs w:val="24"/>
          <w:lang w:eastAsia="en-US"/>
        </w:rPr>
      </w:pPr>
      <w:r w:rsidRPr="00201E93">
        <w:rPr>
          <w:b/>
          <w:bCs/>
          <w:color w:val="000000"/>
          <w:sz w:val="28"/>
          <w:szCs w:val="28"/>
          <w:lang w:eastAsia="en-US"/>
        </w:rPr>
        <w:t>KIERUNEK: INFORMATYKA </w:t>
      </w:r>
    </w:p>
    <w:p w14:paraId="07B0D3C5" w14:textId="77777777" w:rsidR="00201E93" w:rsidRPr="00201E93" w:rsidRDefault="00201E93" w:rsidP="00201E93">
      <w:pPr>
        <w:spacing w:after="240" w:line="240" w:lineRule="auto"/>
        <w:rPr>
          <w:sz w:val="24"/>
          <w:szCs w:val="24"/>
          <w:lang w:eastAsia="en-US"/>
        </w:rPr>
      </w:pPr>
      <w:r w:rsidRPr="00201E93">
        <w:rPr>
          <w:sz w:val="24"/>
          <w:szCs w:val="24"/>
          <w:lang w:eastAsia="en-US"/>
        </w:rPr>
        <w:br/>
      </w:r>
    </w:p>
    <w:p w14:paraId="25B8F2ED" w14:textId="33B15689" w:rsidR="00201E93" w:rsidRPr="00201E93" w:rsidRDefault="00201E93" w:rsidP="00201E93">
      <w:pPr>
        <w:spacing w:line="240" w:lineRule="auto"/>
        <w:jc w:val="center"/>
        <w:rPr>
          <w:sz w:val="24"/>
          <w:szCs w:val="24"/>
          <w:lang w:eastAsia="en-US"/>
        </w:rPr>
      </w:pPr>
      <w:r w:rsidRPr="00201E93">
        <w:rPr>
          <w:b/>
          <w:bCs/>
          <w:color w:val="000000"/>
          <w:sz w:val="28"/>
          <w:szCs w:val="28"/>
          <w:lang w:eastAsia="en-US"/>
        </w:rPr>
        <w:t xml:space="preserve">Adam </w:t>
      </w:r>
      <w:proofErr w:type="spellStart"/>
      <w:r w:rsidR="007156DA" w:rsidRPr="00201E93">
        <w:rPr>
          <w:b/>
          <w:bCs/>
          <w:color w:val="000000"/>
          <w:sz w:val="28"/>
          <w:szCs w:val="28"/>
          <w:lang w:eastAsia="en-US"/>
        </w:rPr>
        <w:t>Romaševski</w:t>
      </w:r>
      <w:proofErr w:type="spellEnd"/>
      <w:r w:rsidR="007156DA" w:rsidRPr="00201E93">
        <w:rPr>
          <w:b/>
          <w:bCs/>
          <w:color w:val="000000"/>
          <w:sz w:val="28"/>
          <w:szCs w:val="28"/>
          <w:lang w:eastAsia="en-US"/>
        </w:rPr>
        <w:t>, Tadeuš</w:t>
      </w:r>
      <w:r w:rsidRPr="00201E93">
        <w:rPr>
          <w:b/>
          <w:bCs/>
          <w:color w:val="000000"/>
          <w:sz w:val="28"/>
          <w:szCs w:val="28"/>
          <w:lang w:eastAsia="en-US"/>
        </w:rPr>
        <w:t xml:space="preserve"> Žukovskij, </w:t>
      </w:r>
      <w:proofErr w:type="spellStart"/>
      <w:r w:rsidRPr="00201E93">
        <w:rPr>
          <w:b/>
          <w:bCs/>
          <w:color w:val="000000"/>
          <w:sz w:val="28"/>
          <w:szCs w:val="28"/>
          <w:lang w:eastAsia="en-US"/>
        </w:rPr>
        <w:t>Radoslav</w:t>
      </w:r>
      <w:proofErr w:type="spellEnd"/>
      <w:r w:rsidRPr="00201E93">
        <w:rPr>
          <w:b/>
          <w:bCs/>
          <w:color w:val="000000"/>
          <w:sz w:val="28"/>
          <w:szCs w:val="28"/>
          <w:lang w:eastAsia="en-US"/>
        </w:rPr>
        <w:t xml:space="preserve"> </w:t>
      </w:r>
      <w:proofErr w:type="spellStart"/>
      <w:r w:rsidRPr="00201E93">
        <w:rPr>
          <w:b/>
          <w:bCs/>
          <w:color w:val="000000"/>
          <w:sz w:val="28"/>
          <w:szCs w:val="28"/>
          <w:lang w:eastAsia="en-US"/>
        </w:rPr>
        <w:t>Manak</w:t>
      </w:r>
      <w:proofErr w:type="spellEnd"/>
      <w:r w:rsidRPr="00201E93">
        <w:rPr>
          <w:b/>
          <w:bCs/>
          <w:color w:val="000000"/>
          <w:sz w:val="28"/>
          <w:szCs w:val="28"/>
          <w:lang w:eastAsia="en-US"/>
        </w:rPr>
        <w:t xml:space="preserve">, Daniel </w:t>
      </w:r>
      <w:proofErr w:type="spellStart"/>
      <w:r w:rsidRPr="00201E93">
        <w:rPr>
          <w:b/>
          <w:bCs/>
          <w:color w:val="000000"/>
          <w:sz w:val="28"/>
          <w:szCs w:val="28"/>
          <w:lang w:eastAsia="en-US"/>
        </w:rPr>
        <w:t>Subatovič</w:t>
      </w:r>
      <w:proofErr w:type="spellEnd"/>
    </w:p>
    <w:p w14:paraId="434C3714" w14:textId="77777777" w:rsidR="00201E93" w:rsidRPr="00201E93" w:rsidRDefault="00201E93" w:rsidP="00201E93">
      <w:pPr>
        <w:spacing w:line="240" w:lineRule="auto"/>
        <w:jc w:val="center"/>
        <w:rPr>
          <w:sz w:val="24"/>
          <w:szCs w:val="24"/>
          <w:lang w:eastAsia="en-US"/>
        </w:rPr>
      </w:pPr>
      <w:r w:rsidRPr="00201E93">
        <w:rPr>
          <w:b/>
          <w:bCs/>
          <w:color w:val="000000"/>
          <w:sz w:val="28"/>
          <w:szCs w:val="28"/>
          <w:lang w:eastAsia="en-US"/>
        </w:rPr>
        <w:t>Nr albumu: 91607, 91624, 91611, 91629</w:t>
      </w:r>
    </w:p>
    <w:p w14:paraId="5DE9D0F5" w14:textId="77777777" w:rsidR="00201E93" w:rsidRPr="00201E93" w:rsidRDefault="00201E93" w:rsidP="00201E93">
      <w:pPr>
        <w:spacing w:after="240" w:line="240" w:lineRule="auto"/>
        <w:rPr>
          <w:sz w:val="24"/>
          <w:szCs w:val="24"/>
          <w:lang w:eastAsia="en-US"/>
        </w:rPr>
      </w:pPr>
      <w:r w:rsidRPr="00201E93">
        <w:rPr>
          <w:sz w:val="24"/>
          <w:szCs w:val="24"/>
          <w:lang w:eastAsia="en-US"/>
        </w:rPr>
        <w:br/>
      </w:r>
      <w:r w:rsidRPr="00201E93">
        <w:rPr>
          <w:sz w:val="24"/>
          <w:szCs w:val="24"/>
          <w:lang w:eastAsia="en-US"/>
        </w:rPr>
        <w:br/>
      </w:r>
    </w:p>
    <w:p w14:paraId="0BAAAE04" w14:textId="77777777" w:rsidR="002D3962" w:rsidRDefault="002D3962" w:rsidP="00201E93">
      <w:pPr>
        <w:spacing w:line="240" w:lineRule="auto"/>
        <w:jc w:val="center"/>
        <w:rPr>
          <w:b/>
          <w:bCs/>
          <w:color w:val="000000"/>
          <w:sz w:val="28"/>
          <w:szCs w:val="28"/>
          <w:lang w:eastAsia="en-US"/>
        </w:rPr>
      </w:pPr>
    </w:p>
    <w:p w14:paraId="679A410D" w14:textId="77777777" w:rsidR="002D3962" w:rsidRDefault="002D3962" w:rsidP="00201E93">
      <w:pPr>
        <w:spacing w:line="240" w:lineRule="auto"/>
        <w:jc w:val="center"/>
        <w:rPr>
          <w:b/>
          <w:bCs/>
          <w:color w:val="000000"/>
          <w:sz w:val="28"/>
          <w:szCs w:val="28"/>
          <w:lang w:eastAsia="en-US"/>
        </w:rPr>
      </w:pPr>
    </w:p>
    <w:p w14:paraId="6E0226E9" w14:textId="21B16C81" w:rsidR="00201E93" w:rsidRPr="00201E93" w:rsidRDefault="00201E93" w:rsidP="00201E93">
      <w:pPr>
        <w:spacing w:line="240" w:lineRule="auto"/>
        <w:jc w:val="center"/>
        <w:rPr>
          <w:sz w:val="24"/>
          <w:szCs w:val="24"/>
          <w:lang w:eastAsia="en-US"/>
        </w:rPr>
      </w:pPr>
      <w:r w:rsidRPr="00201E93">
        <w:rPr>
          <w:b/>
          <w:bCs/>
          <w:color w:val="000000"/>
          <w:sz w:val="28"/>
          <w:szCs w:val="28"/>
          <w:lang w:eastAsia="en-US"/>
        </w:rPr>
        <w:t>SPRAWOZDANIE Z </w:t>
      </w:r>
      <w:r w:rsidR="00344482">
        <w:rPr>
          <w:b/>
          <w:bCs/>
          <w:color w:val="000000"/>
          <w:sz w:val="28"/>
          <w:szCs w:val="28"/>
          <w:lang w:eastAsia="en-US"/>
        </w:rPr>
        <w:t>LEGO</w:t>
      </w:r>
    </w:p>
    <w:p w14:paraId="34C439F6" w14:textId="77777777" w:rsidR="002D3962" w:rsidRDefault="00201E93" w:rsidP="00201E93">
      <w:pPr>
        <w:spacing w:after="240" w:line="240" w:lineRule="auto"/>
        <w:rPr>
          <w:sz w:val="24"/>
          <w:szCs w:val="24"/>
          <w:lang w:eastAsia="en-US"/>
        </w:rPr>
      </w:pPr>
      <w:r w:rsidRPr="00201E93">
        <w:rPr>
          <w:sz w:val="24"/>
          <w:szCs w:val="24"/>
          <w:lang w:eastAsia="en-US"/>
        </w:rPr>
        <w:br/>
      </w:r>
      <w:r w:rsidRPr="00201E93">
        <w:rPr>
          <w:sz w:val="24"/>
          <w:szCs w:val="24"/>
          <w:lang w:eastAsia="en-US"/>
        </w:rPr>
        <w:br/>
      </w:r>
      <w:r w:rsidRPr="00201E93">
        <w:rPr>
          <w:sz w:val="24"/>
          <w:szCs w:val="24"/>
          <w:lang w:eastAsia="en-US"/>
        </w:rPr>
        <w:br/>
      </w:r>
    </w:p>
    <w:p w14:paraId="31AD50D5" w14:textId="77777777" w:rsidR="002D3962" w:rsidRDefault="002D3962" w:rsidP="00201E93">
      <w:pPr>
        <w:spacing w:after="240" w:line="240" w:lineRule="auto"/>
        <w:rPr>
          <w:sz w:val="24"/>
          <w:szCs w:val="24"/>
          <w:lang w:eastAsia="en-US"/>
        </w:rPr>
      </w:pPr>
    </w:p>
    <w:p w14:paraId="69DB19BC" w14:textId="77777777" w:rsidR="002D3962" w:rsidRDefault="002D3962" w:rsidP="00201E93">
      <w:pPr>
        <w:spacing w:after="240" w:line="240" w:lineRule="auto"/>
        <w:rPr>
          <w:sz w:val="24"/>
          <w:szCs w:val="24"/>
          <w:lang w:eastAsia="en-US"/>
        </w:rPr>
      </w:pPr>
    </w:p>
    <w:p w14:paraId="1A6F04CE" w14:textId="77777777" w:rsidR="002D3962" w:rsidRDefault="002D3962" w:rsidP="00201E93">
      <w:pPr>
        <w:spacing w:after="240" w:line="240" w:lineRule="auto"/>
        <w:rPr>
          <w:sz w:val="24"/>
          <w:szCs w:val="24"/>
          <w:lang w:eastAsia="en-US"/>
        </w:rPr>
      </w:pPr>
    </w:p>
    <w:p w14:paraId="26970724" w14:textId="77777777" w:rsidR="002D3962" w:rsidRDefault="002D3962" w:rsidP="00201E93">
      <w:pPr>
        <w:spacing w:after="240" w:line="240" w:lineRule="auto"/>
        <w:rPr>
          <w:sz w:val="24"/>
          <w:szCs w:val="24"/>
          <w:lang w:eastAsia="en-US"/>
        </w:rPr>
      </w:pPr>
    </w:p>
    <w:p w14:paraId="4095E6BD" w14:textId="77777777" w:rsidR="002D3962" w:rsidRDefault="002D3962" w:rsidP="00201E93">
      <w:pPr>
        <w:spacing w:after="240" w:line="240" w:lineRule="auto"/>
        <w:rPr>
          <w:sz w:val="24"/>
          <w:szCs w:val="24"/>
          <w:lang w:eastAsia="en-US"/>
        </w:rPr>
      </w:pPr>
    </w:p>
    <w:p w14:paraId="0DF78AE0" w14:textId="77777777" w:rsidR="002D3962" w:rsidRDefault="002D3962" w:rsidP="00201E93">
      <w:pPr>
        <w:spacing w:after="240" w:line="240" w:lineRule="auto"/>
        <w:rPr>
          <w:sz w:val="24"/>
          <w:szCs w:val="24"/>
          <w:lang w:eastAsia="en-US"/>
        </w:rPr>
      </w:pPr>
    </w:p>
    <w:p w14:paraId="6F2B1081" w14:textId="77777777" w:rsidR="002D3962" w:rsidRDefault="002D3962" w:rsidP="00201E93">
      <w:pPr>
        <w:spacing w:after="240" w:line="240" w:lineRule="auto"/>
        <w:rPr>
          <w:sz w:val="24"/>
          <w:szCs w:val="24"/>
          <w:lang w:eastAsia="en-US"/>
        </w:rPr>
      </w:pPr>
    </w:p>
    <w:p w14:paraId="43FAE6B8" w14:textId="77777777" w:rsidR="002D3962" w:rsidRDefault="002D3962" w:rsidP="00201E93">
      <w:pPr>
        <w:spacing w:after="240" w:line="240" w:lineRule="auto"/>
        <w:rPr>
          <w:sz w:val="24"/>
          <w:szCs w:val="24"/>
          <w:lang w:eastAsia="en-US"/>
        </w:rPr>
      </w:pPr>
    </w:p>
    <w:p w14:paraId="2E4C0184" w14:textId="77777777" w:rsidR="002D3962" w:rsidRDefault="002D3962" w:rsidP="00201E93">
      <w:pPr>
        <w:spacing w:after="240" w:line="240" w:lineRule="auto"/>
        <w:rPr>
          <w:sz w:val="24"/>
          <w:szCs w:val="24"/>
          <w:lang w:eastAsia="en-US"/>
        </w:rPr>
      </w:pPr>
    </w:p>
    <w:p w14:paraId="639BA5AA" w14:textId="34E2ECE3" w:rsidR="00201E93" w:rsidRPr="00201E93" w:rsidRDefault="00201E93" w:rsidP="00201E93">
      <w:pPr>
        <w:spacing w:after="240" w:line="240" w:lineRule="auto"/>
        <w:rPr>
          <w:sz w:val="24"/>
          <w:szCs w:val="24"/>
          <w:lang w:eastAsia="en-US"/>
        </w:rPr>
      </w:pPr>
      <w:r w:rsidRPr="00201E93">
        <w:rPr>
          <w:sz w:val="24"/>
          <w:szCs w:val="24"/>
          <w:lang w:eastAsia="en-US"/>
        </w:rPr>
        <w:br/>
      </w:r>
      <w:r w:rsidRPr="00201E93">
        <w:rPr>
          <w:sz w:val="24"/>
          <w:szCs w:val="24"/>
          <w:lang w:eastAsia="en-US"/>
        </w:rPr>
        <w:br/>
      </w:r>
    </w:p>
    <w:p w14:paraId="537622FB" w14:textId="77777777" w:rsidR="00EE258C" w:rsidRDefault="00EE258C" w:rsidP="00201E93">
      <w:pPr>
        <w:spacing w:line="240" w:lineRule="auto"/>
        <w:jc w:val="center"/>
        <w:rPr>
          <w:b/>
          <w:bCs/>
          <w:color w:val="000000"/>
          <w:sz w:val="28"/>
          <w:szCs w:val="28"/>
          <w:lang w:eastAsia="en-US"/>
        </w:rPr>
      </w:pPr>
    </w:p>
    <w:p w14:paraId="19CA639E" w14:textId="77777777" w:rsidR="00EE258C" w:rsidRDefault="00EE258C" w:rsidP="00201E93">
      <w:pPr>
        <w:spacing w:line="240" w:lineRule="auto"/>
        <w:jc w:val="center"/>
        <w:rPr>
          <w:b/>
          <w:bCs/>
          <w:color w:val="000000"/>
          <w:sz w:val="28"/>
          <w:szCs w:val="28"/>
          <w:lang w:eastAsia="en-US"/>
        </w:rPr>
      </w:pPr>
    </w:p>
    <w:p w14:paraId="53B6810C" w14:textId="5D97DDE2" w:rsidR="00EE258C" w:rsidRPr="00EE258C" w:rsidRDefault="00201E93" w:rsidP="00EE258C">
      <w:pPr>
        <w:spacing w:line="240" w:lineRule="auto"/>
        <w:jc w:val="center"/>
        <w:rPr>
          <w:b/>
          <w:bCs/>
          <w:color w:val="000000"/>
          <w:sz w:val="28"/>
          <w:szCs w:val="28"/>
          <w:lang w:eastAsia="en-US"/>
        </w:rPr>
      </w:pPr>
      <w:r w:rsidRPr="00201E93">
        <w:rPr>
          <w:b/>
          <w:bCs/>
          <w:color w:val="000000"/>
          <w:sz w:val="28"/>
          <w:szCs w:val="28"/>
          <w:lang w:eastAsia="en-US"/>
        </w:rPr>
        <w:t>Wilno 2026</w:t>
      </w:r>
    </w:p>
    <w:p w14:paraId="2BD2AD57" w14:textId="77777777" w:rsidR="00313F25" w:rsidRPr="00A127A0" w:rsidRDefault="00313F25" w:rsidP="00313F25">
      <w:pPr>
        <w:pStyle w:val="DYPkomentarz"/>
        <w:jc w:val="both"/>
        <w:sectPr w:rsidR="00313F25" w:rsidRPr="00A127A0" w:rsidSect="00313F25">
          <w:pgSz w:w="11906" w:h="16838" w:code="9"/>
          <w:pgMar w:top="1418" w:right="851" w:bottom="1134" w:left="1985" w:header="709" w:footer="709" w:gutter="0"/>
          <w:cols w:space="708"/>
          <w:titlePg/>
          <w:docGrid w:linePitch="360"/>
        </w:sectPr>
      </w:pPr>
      <w:r w:rsidRPr="00A127A0">
        <w:t xml:space="preserve">Pusta strona w przypadku obustronnego drukowania </w:t>
      </w:r>
    </w:p>
    <w:p w14:paraId="2044328E" w14:textId="77777777" w:rsidR="002D09E6" w:rsidRPr="00A127A0" w:rsidRDefault="002D09E6" w:rsidP="002D09E6">
      <w:pPr>
        <w:pStyle w:val="DYPtekstgwny"/>
      </w:pPr>
      <w:r w:rsidRPr="00A127A0">
        <w:lastRenderedPageBreak/>
        <w:t xml:space="preserve">SPIS </w:t>
      </w:r>
      <w:r w:rsidRPr="00F36D3F">
        <w:t>TREŚCI</w:t>
      </w:r>
    </w:p>
    <w:p w14:paraId="1B1BB15A" w14:textId="3818E037" w:rsidR="00BA5EC1" w:rsidRDefault="002D09E6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 w:rsidRPr="00A127A0">
        <w:fldChar w:fldCharType="begin"/>
      </w:r>
      <w:r w:rsidRPr="00A127A0">
        <w:instrText xml:space="preserve"> TOC \t "DYP: nazwa rozdziału;1;DYP: nazwa rodziału (ROZDZIAŁ X);1;DYP: nazwa podrozdziału;2" </w:instrText>
      </w:r>
      <w:r w:rsidRPr="00A127A0">
        <w:fldChar w:fldCharType="separate"/>
      </w:r>
      <w:r w:rsidR="00BA5EC1">
        <w:rPr>
          <w:noProof/>
          <w:lang w:eastAsia="en-US"/>
        </w:rPr>
        <w:t>WPROWADZENIE DO ETAPU 1 SCHEMATYZOWANIE PROJEKTU</w:t>
      </w:r>
      <w:r w:rsidR="00BA5EC1">
        <w:rPr>
          <w:noProof/>
        </w:rPr>
        <w:tab/>
      </w:r>
      <w:r w:rsidR="00BA5EC1">
        <w:rPr>
          <w:noProof/>
        </w:rPr>
        <w:fldChar w:fldCharType="begin"/>
      </w:r>
      <w:r w:rsidR="00BA5EC1">
        <w:rPr>
          <w:noProof/>
        </w:rPr>
        <w:instrText xml:space="preserve"> PAGEREF _Toc232532766 \h </w:instrText>
      </w:r>
      <w:r w:rsidR="00BA5EC1">
        <w:rPr>
          <w:noProof/>
        </w:rPr>
      </w:r>
      <w:r w:rsidR="00BA5EC1">
        <w:rPr>
          <w:noProof/>
        </w:rPr>
        <w:fldChar w:fldCharType="separate"/>
      </w:r>
      <w:r w:rsidR="00BA5EC1">
        <w:rPr>
          <w:noProof/>
        </w:rPr>
        <w:t>6</w:t>
      </w:r>
      <w:r w:rsidR="00BA5EC1">
        <w:rPr>
          <w:noProof/>
        </w:rPr>
        <w:fldChar w:fldCharType="end"/>
      </w:r>
    </w:p>
    <w:p w14:paraId="106F9CCB" w14:textId="199DE231" w:rsidR="00BA5EC1" w:rsidRDefault="00BA5EC1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 w:rsidRPr="00BA5EC1">
        <w:rPr>
          <w:noProof/>
          <w:snapToGrid w:val="0"/>
          <w:color w:val="000000"/>
          <w:w w:val="0"/>
          <w:lang w:eastAsia="en-US"/>
        </w:rPr>
        <w:t>ROZDZIAŁ 1.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  <w:tab/>
      </w:r>
      <w:r w:rsidRPr="00BA5EC1">
        <w:rPr>
          <w:noProof/>
          <w:lang w:eastAsia="en-US"/>
        </w:rPr>
        <w:t>SPECYFIKACJA PROJEKTU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_Toc232532767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4DEDC15" w14:textId="3758D4E1" w:rsidR="00BA5EC1" w:rsidRDefault="00BA5EC1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 w:rsidRPr="00BA5EC1">
        <w:rPr>
          <w:noProof/>
          <w:lang w:eastAsia="en-US"/>
        </w:rPr>
        <w:t>1.1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  <w:tab/>
      </w:r>
      <w:r w:rsidRPr="00BA5EC1">
        <w:rPr>
          <w:noProof/>
          <w:lang w:eastAsia="en-US"/>
        </w:rPr>
        <w:t>Wymagania funkcjonalne garażu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_Toc232532768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4ADDE49" w14:textId="16440991" w:rsidR="00BA5EC1" w:rsidRDefault="00BA5EC1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 w:rsidRPr="00BA5EC1">
        <w:rPr>
          <w:noProof/>
          <w:lang w:eastAsia="en-US"/>
        </w:rPr>
        <w:t>1.2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  <w:tab/>
      </w:r>
      <w:r w:rsidRPr="00BA5EC1">
        <w:rPr>
          <w:noProof/>
          <w:lang w:eastAsia="en-US"/>
        </w:rPr>
        <w:t>Harmonogram i budżet projektu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_Toc232532769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D354306" w14:textId="00D32704" w:rsidR="00BA5EC1" w:rsidRDefault="00BA5EC1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 w:rsidRPr="00BA5EC1">
        <w:rPr>
          <w:noProof/>
          <w:lang w:eastAsia="en-US"/>
        </w:rPr>
        <w:t>1.3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  <w:tab/>
      </w:r>
      <w:r w:rsidRPr="00BA5EC1">
        <w:rPr>
          <w:noProof/>
          <w:lang w:eastAsia="en-US"/>
        </w:rPr>
        <w:t>Etap 1: Planowanie fazy designu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_Toc232532770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F593956" w14:textId="09DF02C7" w:rsidR="00BA5EC1" w:rsidRDefault="00BA5EC1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 w:rsidRPr="00BA5EC1">
        <w:rPr>
          <w:noProof/>
          <w:lang w:eastAsia="en-US"/>
        </w:rPr>
        <w:t>1.4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  <w:tab/>
      </w:r>
      <w:r w:rsidRPr="00BA5EC1">
        <w:rPr>
          <w:noProof/>
          <w:lang w:eastAsia="en-US"/>
        </w:rPr>
        <w:t>Etap 2: Planowanie fazy developmentu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_Toc232532771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CF97156" w14:textId="2BAB1D37" w:rsidR="00BA5EC1" w:rsidRDefault="00BA5EC1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 w:rsidRPr="00BA5EC1">
        <w:rPr>
          <w:noProof/>
          <w:lang w:eastAsia="en-US"/>
        </w:rPr>
        <w:t>1.5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  <w:tab/>
      </w:r>
      <w:r w:rsidRPr="00BA5EC1">
        <w:rPr>
          <w:noProof/>
          <w:lang w:eastAsia="en-US"/>
        </w:rPr>
        <w:t>Etap 3: Rysowanie (Design)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_Toc232532772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87DA298" w14:textId="50E62DC9" w:rsidR="00BA5EC1" w:rsidRDefault="00BA5EC1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>
        <w:rPr>
          <w:noProof/>
          <w:lang w:eastAsia="en-US"/>
        </w:rPr>
        <w:t>MOJE ZADANIA W PROJEKCIE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_Toc232532773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6D37D74" w14:textId="6013A789" w:rsidR="00BA5EC1" w:rsidRDefault="00BA5EC1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 w:rsidRPr="00A31711">
        <w:rPr>
          <w:noProof/>
          <w:snapToGrid w:val="0"/>
          <w:color w:val="000000"/>
          <w:w w:val="0"/>
        </w:rPr>
        <w:t>ROZDZIAŁ 2.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  <w:tab/>
      </w:r>
      <w:r>
        <w:rPr>
          <w:noProof/>
          <w:lang w:eastAsia="en-US"/>
        </w:rPr>
        <w:t>Adam roma</w:t>
      </w:r>
      <w:r>
        <w:rPr>
          <w:noProof/>
        </w:rPr>
        <w:t>ševski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_Toc232532774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A80BBFB" w14:textId="75BCAA55" w:rsidR="00BA5EC1" w:rsidRDefault="00BA5EC1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 w:rsidRPr="00A31711">
        <w:rPr>
          <w:noProof/>
          <w:snapToGrid w:val="0"/>
          <w:color w:val="000000"/>
          <w:w w:val="0"/>
          <w:lang w:eastAsia="en-US"/>
        </w:rPr>
        <w:t>ROZDZIAŁ 3.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  <w:tab/>
      </w:r>
      <w:r>
        <w:rPr>
          <w:noProof/>
          <w:lang w:eastAsia="en-US"/>
        </w:rPr>
        <w:t>Tadeuš Žukovskij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_Toc232532775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7B87B28" w14:textId="5426F0E1" w:rsidR="00BA5EC1" w:rsidRDefault="00BA5EC1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 w:rsidRPr="00A31711">
        <w:rPr>
          <w:noProof/>
          <w:snapToGrid w:val="0"/>
          <w:color w:val="000000"/>
          <w:w w:val="0"/>
          <w:lang w:eastAsia="en-US"/>
        </w:rPr>
        <w:t>ROZDZIAŁ 4.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  <w:tab/>
      </w:r>
      <w:r>
        <w:rPr>
          <w:noProof/>
          <w:lang w:eastAsia="en-US"/>
        </w:rPr>
        <w:t>Radosław Manak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_Toc232532776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B596162" w14:textId="458A059F" w:rsidR="00BA5EC1" w:rsidRDefault="00BA5EC1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 w:rsidRPr="00A31711">
        <w:rPr>
          <w:noProof/>
          <w:snapToGrid w:val="0"/>
          <w:color w:val="000000"/>
          <w:w w:val="0"/>
          <w:lang w:eastAsia="en-US"/>
        </w:rPr>
        <w:t>ROZDZIAŁ 5.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  <w:tab/>
      </w:r>
      <w:r>
        <w:rPr>
          <w:noProof/>
          <w:lang w:eastAsia="en-US"/>
        </w:rPr>
        <w:t>Daniel Subatovič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_Toc232532777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EF9BAC0" w14:textId="210044F8" w:rsidR="00BA5EC1" w:rsidRDefault="00BA5EC1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>
        <w:rPr>
          <w:noProof/>
          <w:lang w:eastAsia="en-US"/>
        </w:rPr>
        <w:t>SAMOOCENA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_Toc232532778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5D7E42E5" w14:textId="3AB69CDE" w:rsidR="00BA5EC1" w:rsidRDefault="00BA5EC1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 w:rsidRPr="00A31711">
        <w:rPr>
          <w:noProof/>
          <w:snapToGrid w:val="0"/>
          <w:color w:val="000000"/>
          <w:w w:val="0"/>
        </w:rPr>
        <w:t>ROZDZIAŁ 6.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  <w:tab/>
      </w:r>
      <w:r>
        <w:rPr>
          <w:noProof/>
          <w:lang w:eastAsia="en-US"/>
        </w:rPr>
        <w:t>Adam Romaševski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_Toc232532779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FD941A7" w14:textId="1FB907EA" w:rsidR="00BA5EC1" w:rsidRDefault="00BA5EC1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 w:rsidRPr="00A31711">
        <w:rPr>
          <w:noProof/>
          <w:snapToGrid w:val="0"/>
          <w:color w:val="000000"/>
          <w:w w:val="0"/>
          <w:lang w:eastAsia="en-US"/>
        </w:rPr>
        <w:t>ROZDZIAŁ 7.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  <w:tab/>
      </w:r>
      <w:r>
        <w:rPr>
          <w:noProof/>
          <w:lang w:eastAsia="en-US"/>
        </w:rPr>
        <w:t>Tadeuš Žukovskij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_Toc232532780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5CB8842D" w14:textId="5189B11C" w:rsidR="00BA5EC1" w:rsidRDefault="00BA5EC1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 w:rsidRPr="00A31711">
        <w:rPr>
          <w:noProof/>
          <w:snapToGrid w:val="0"/>
          <w:color w:val="000000"/>
          <w:w w:val="0"/>
          <w:lang w:eastAsia="en-US"/>
        </w:rPr>
        <w:t>ROZDZIAŁ 8.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  <w:tab/>
      </w:r>
      <w:r>
        <w:rPr>
          <w:noProof/>
          <w:lang w:eastAsia="en-US"/>
        </w:rPr>
        <w:t>Radosław Manak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_Toc232532781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DB38A64" w14:textId="354B08B1" w:rsidR="00BA5EC1" w:rsidRDefault="00BA5EC1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 w:rsidRPr="00A31711">
        <w:rPr>
          <w:noProof/>
          <w:snapToGrid w:val="0"/>
          <w:color w:val="000000"/>
          <w:w w:val="0"/>
          <w:lang w:eastAsia="en-US"/>
        </w:rPr>
        <w:t>ROZDZIAŁ 9.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  <w:tab/>
      </w:r>
      <w:r>
        <w:rPr>
          <w:noProof/>
          <w:lang w:eastAsia="en-US"/>
        </w:rPr>
        <w:t>Daniel Subatovič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_Toc232532782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5BD0E236" w14:textId="0457AB6E" w:rsidR="00BA5EC1" w:rsidRDefault="00BA5EC1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 w:rsidRPr="00A31711">
        <w:rPr>
          <w:noProof/>
          <w:snapToGrid w:val="0"/>
          <w:color w:val="000000"/>
          <w:w w:val="0"/>
          <w:lang w:eastAsia="en-US"/>
        </w:rPr>
        <w:t>ROZDZIAŁ 10.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  <w:tab/>
      </w:r>
      <w:r>
        <w:rPr>
          <w:noProof/>
          <w:lang w:eastAsia="en-US"/>
        </w:rPr>
        <w:t>Adam Romaševski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_Toc232532783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7783212F" w14:textId="7DFD106E" w:rsidR="00BA5EC1" w:rsidRDefault="00BA5EC1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 w:rsidRPr="00A31711">
        <w:rPr>
          <w:noProof/>
          <w:snapToGrid w:val="0"/>
          <w:color w:val="000000"/>
          <w:w w:val="0"/>
          <w:lang w:eastAsia="en-US"/>
        </w:rPr>
        <w:t>ROZDZIAŁ 11.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  <w:tab/>
      </w:r>
      <w:r>
        <w:rPr>
          <w:noProof/>
          <w:lang w:eastAsia="en-US"/>
        </w:rPr>
        <w:t>Tadeuš Žukovskij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_Toc232532784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7C9CF3AB" w14:textId="03909195" w:rsidR="00BA5EC1" w:rsidRDefault="00BA5EC1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 w:rsidRPr="00A31711">
        <w:rPr>
          <w:noProof/>
          <w:snapToGrid w:val="0"/>
          <w:color w:val="000000"/>
          <w:w w:val="0"/>
          <w:lang w:eastAsia="en-US"/>
        </w:rPr>
        <w:t>ROZDZIAŁ 12.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  <w:tab/>
      </w:r>
      <w:r>
        <w:rPr>
          <w:noProof/>
          <w:lang w:eastAsia="en-US"/>
        </w:rPr>
        <w:t>Radosław Manak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_Toc232532785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2C3CE108" w14:textId="5E0F4BA8" w:rsidR="00BA5EC1" w:rsidRDefault="00BA5EC1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 w:rsidRPr="00A31711">
        <w:rPr>
          <w:noProof/>
          <w:snapToGrid w:val="0"/>
          <w:color w:val="000000"/>
          <w:w w:val="0"/>
          <w:lang w:eastAsia="en-US"/>
        </w:rPr>
        <w:t>ROZDZIAŁ 13.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  <w:tab/>
      </w:r>
      <w:r>
        <w:rPr>
          <w:noProof/>
          <w:lang w:eastAsia="en-US"/>
        </w:rPr>
        <w:t>Daniel Subatovič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_Toc232532786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3691B7C3" w14:textId="3620CF3D" w:rsidR="00BA5EC1" w:rsidRDefault="00BA5EC1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>
        <w:rPr>
          <w:noProof/>
          <w:lang w:eastAsia="en-US"/>
        </w:rPr>
        <w:t>PODSUMOWANIE ETAPU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_Toc232532787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0F43951A" w14:textId="5B2C0E85" w:rsidR="00BA5EC1" w:rsidRDefault="00BA5EC1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>
        <w:rPr>
          <w:noProof/>
          <w:lang w:eastAsia="en-US"/>
        </w:rPr>
        <w:t>WPROWADZENIE DO ETAPU 2 BUDOWA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_Toc232532788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2EBBB115" w14:textId="65D14593" w:rsidR="00BA5EC1" w:rsidRDefault="00BA5EC1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>
        <w:rPr>
          <w:noProof/>
          <w:lang w:eastAsia="en-US"/>
        </w:rPr>
        <w:t>REALIZACJA FAZY DEVELOPMENTU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_Toc232532789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718533AA" w14:textId="13D79EA0" w:rsidR="00BA5EC1" w:rsidRDefault="00BA5EC1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>
        <w:rPr>
          <w:noProof/>
          <w:lang w:eastAsia="en-US"/>
        </w:rPr>
        <w:t>MOJE ZADANIA W PROJEKCIE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_Toc232532790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1E1BF413" w14:textId="0FC244DC" w:rsidR="00BA5EC1" w:rsidRDefault="00BA5EC1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 w:rsidRPr="00A31711">
        <w:rPr>
          <w:noProof/>
          <w:snapToGrid w:val="0"/>
          <w:color w:val="000000"/>
          <w:w w:val="0"/>
          <w:lang w:eastAsia="en-US"/>
        </w:rPr>
        <w:t>ROZDZIAŁ 14.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  <w:tab/>
      </w:r>
      <w:r>
        <w:rPr>
          <w:noProof/>
          <w:lang w:eastAsia="en-US"/>
        </w:rPr>
        <w:t>Adam Romaševski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_Toc232532791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316F455C" w14:textId="4CEFB9C6" w:rsidR="00BA5EC1" w:rsidRDefault="00BA5EC1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 w:rsidRPr="00A31711">
        <w:rPr>
          <w:noProof/>
          <w:snapToGrid w:val="0"/>
          <w:color w:val="000000"/>
          <w:w w:val="0"/>
          <w:lang w:eastAsia="en-US"/>
        </w:rPr>
        <w:t>ROZDZIAŁ 15.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  <w:tab/>
      </w:r>
      <w:r>
        <w:rPr>
          <w:noProof/>
          <w:lang w:eastAsia="en-US"/>
        </w:rPr>
        <w:t>Tadeuš Žukovskij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_Toc232532792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14C4A6B4" w14:textId="34DFE0F6" w:rsidR="00BA5EC1" w:rsidRDefault="00BA5EC1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 w:rsidRPr="00A31711">
        <w:rPr>
          <w:noProof/>
          <w:snapToGrid w:val="0"/>
          <w:color w:val="000000"/>
          <w:w w:val="0"/>
          <w:lang w:eastAsia="en-US"/>
        </w:rPr>
        <w:lastRenderedPageBreak/>
        <w:t>ROZDZIAŁ 16.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  <w:tab/>
      </w:r>
      <w:r>
        <w:rPr>
          <w:noProof/>
          <w:lang w:eastAsia="en-US"/>
        </w:rPr>
        <w:t>Daniel Subatovič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_Toc232532793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573BF76B" w14:textId="4A1BD66D" w:rsidR="00BA5EC1" w:rsidRDefault="00BA5EC1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>
        <w:rPr>
          <w:noProof/>
          <w:lang w:eastAsia="en-US"/>
        </w:rPr>
        <w:t>SAMOOCENa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_Toc232532794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328FAE45" w14:textId="2F264366" w:rsidR="00BA5EC1" w:rsidRDefault="00BA5EC1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 w:rsidRPr="00A31711">
        <w:rPr>
          <w:noProof/>
          <w:snapToGrid w:val="0"/>
          <w:color w:val="000000"/>
          <w:w w:val="0"/>
          <w:lang w:eastAsia="en-US"/>
        </w:rPr>
        <w:t>ROZDZIAŁ 17.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  <w:tab/>
      </w:r>
      <w:r>
        <w:rPr>
          <w:noProof/>
          <w:lang w:eastAsia="en-US"/>
        </w:rPr>
        <w:t>Adam Romaševski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_Toc232532795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4D1D6435" w14:textId="5EFB85A5" w:rsidR="00BA5EC1" w:rsidRDefault="00BA5EC1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 w:rsidRPr="00A31711">
        <w:rPr>
          <w:noProof/>
          <w:snapToGrid w:val="0"/>
          <w:color w:val="000000"/>
          <w:w w:val="0"/>
          <w:lang w:eastAsia="en-US"/>
        </w:rPr>
        <w:t>ROZDZIAŁ 18.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  <w:tab/>
      </w:r>
      <w:r>
        <w:rPr>
          <w:noProof/>
          <w:lang w:eastAsia="en-US"/>
        </w:rPr>
        <w:t>Tadeuš Žukovskij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_Toc232532796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7B9A289B" w14:textId="0B669D4C" w:rsidR="00BA5EC1" w:rsidRDefault="00BA5EC1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 w:rsidRPr="00A31711">
        <w:rPr>
          <w:noProof/>
          <w:snapToGrid w:val="0"/>
          <w:color w:val="000000"/>
          <w:w w:val="0"/>
          <w:lang w:eastAsia="en-US"/>
        </w:rPr>
        <w:t>ROZDZIAŁ 19.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  <w:tab/>
      </w:r>
      <w:r>
        <w:rPr>
          <w:noProof/>
          <w:lang w:eastAsia="en-US"/>
        </w:rPr>
        <w:t>Radosław Manak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_Toc232532797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6414BCF7" w14:textId="5F7834DE" w:rsidR="00BA5EC1" w:rsidRDefault="00BA5EC1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 w:rsidRPr="00A31711">
        <w:rPr>
          <w:noProof/>
          <w:snapToGrid w:val="0"/>
          <w:color w:val="000000"/>
          <w:w w:val="0"/>
          <w:lang w:eastAsia="en-US"/>
        </w:rPr>
        <w:t>ROZDZIAŁ 20.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  <w:tab/>
      </w:r>
      <w:r>
        <w:rPr>
          <w:noProof/>
          <w:lang w:eastAsia="en-US"/>
        </w:rPr>
        <w:t>Daniel Subatovič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_Toc232532798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0AA236E9" w14:textId="570D198F" w:rsidR="00BA5EC1" w:rsidRDefault="00BA5EC1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>
        <w:rPr>
          <w:noProof/>
          <w:lang w:eastAsia="en-US"/>
        </w:rPr>
        <w:t>WNIOSKI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_Toc232532799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0C2140B2" w14:textId="39E9376B" w:rsidR="00BA5EC1" w:rsidRDefault="00BA5EC1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 w:rsidRPr="00A31711">
        <w:rPr>
          <w:noProof/>
          <w:snapToGrid w:val="0"/>
          <w:color w:val="000000"/>
          <w:w w:val="0"/>
          <w:lang w:eastAsia="en-US"/>
        </w:rPr>
        <w:t>ROZDZIAŁ 21.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  <w:tab/>
      </w:r>
      <w:r>
        <w:rPr>
          <w:noProof/>
          <w:lang w:eastAsia="en-US"/>
        </w:rPr>
        <w:t>Adam Romaševski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_Toc232532800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72BB9B0B" w14:textId="69010DCB" w:rsidR="00BA5EC1" w:rsidRDefault="00BA5EC1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 w:rsidRPr="00A31711">
        <w:rPr>
          <w:noProof/>
          <w:snapToGrid w:val="0"/>
          <w:color w:val="000000"/>
          <w:w w:val="0"/>
          <w:lang w:eastAsia="en-US"/>
        </w:rPr>
        <w:t>ROZDZIAŁ 22.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  <w:tab/>
      </w:r>
      <w:r>
        <w:rPr>
          <w:noProof/>
          <w:lang w:eastAsia="en-US"/>
        </w:rPr>
        <w:t>Tadeuš Žukovskij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_Toc232532801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2237DF8C" w14:textId="53A7B997" w:rsidR="00BA5EC1" w:rsidRDefault="00BA5EC1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 w:rsidRPr="00A31711">
        <w:rPr>
          <w:noProof/>
          <w:snapToGrid w:val="0"/>
          <w:color w:val="000000"/>
          <w:w w:val="0"/>
          <w:lang w:eastAsia="en-US"/>
        </w:rPr>
        <w:t>ROZDZIAŁ 23.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  <w:tab/>
      </w:r>
      <w:r>
        <w:rPr>
          <w:noProof/>
          <w:lang w:eastAsia="en-US"/>
        </w:rPr>
        <w:t>Radosław Manak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_Toc232532802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5487BCB9" w14:textId="47BEEB0E" w:rsidR="00BA5EC1" w:rsidRDefault="00BA5EC1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 w:rsidRPr="00A31711">
        <w:rPr>
          <w:noProof/>
          <w:snapToGrid w:val="0"/>
          <w:color w:val="000000"/>
          <w:w w:val="0"/>
          <w:lang w:eastAsia="en-US"/>
        </w:rPr>
        <w:t>ROZDZIAŁ 24.</w:t>
      </w:r>
      <w:r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  <w:tab/>
      </w:r>
      <w:r>
        <w:rPr>
          <w:noProof/>
          <w:lang w:eastAsia="en-US"/>
        </w:rPr>
        <w:t>Daniel Subatovič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_Toc232532803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765FEE41" w14:textId="46097618" w:rsidR="00BA5EC1" w:rsidRDefault="00BA5EC1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>
        <w:rPr>
          <w:noProof/>
        </w:rPr>
        <w:t>PODSUMOWANIE ETAPU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_Toc232532804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594426C7" w14:textId="6739C81A" w:rsidR="00BA5EC1" w:rsidRDefault="00BA5EC1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>
        <w:rPr>
          <w:noProof/>
        </w:rPr>
        <w:t>SPIS RYSUNKÓW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_Toc232532805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2690812D" w14:textId="5BDD528D" w:rsidR="00BA5EC1" w:rsidRDefault="00BA5EC1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val="lt-LT" w:eastAsia="lt-LT"/>
          <w14:ligatures w14:val="standardContextual"/>
        </w:rPr>
      </w:pPr>
      <w:r w:rsidRPr="00A31711">
        <w:rPr>
          <w:noProof/>
          <w:lang w:val="en-US"/>
        </w:rPr>
        <w:t>SPIS Tabelek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_Toc232532806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7F229BCF" w14:textId="10B86FDF" w:rsidR="002D09E6" w:rsidRPr="0037066D" w:rsidRDefault="002D09E6" w:rsidP="002D09E6">
      <w:pPr>
        <w:pStyle w:val="DYPtekstgwny"/>
      </w:pPr>
      <w:r w:rsidRPr="00A127A0">
        <w:fldChar w:fldCharType="end"/>
      </w:r>
    </w:p>
    <w:p w14:paraId="23276AC9" w14:textId="77777777" w:rsidR="00B05929" w:rsidRPr="0037066D" w:rsidRDefault="00B05929">
      <w:pPr>
        <w:spacing w:after="200" w:line="276" w:lineRule="auto"/>
        <w:rPr>
          <w:lang w:eastAsia="en-US"/>
        </w:rPr>
      </w:pPr>
    </w:p>
    <w:p w14:paraId="0E5F0FD0" w14:textId="734B19BD" w:rsidR="00B05929" w:rsidRPr="0037066D" w:rsidRDefault="00B05929">
      <w:pPr>
        <w:spacing w:after="200" w:line="276" w:lineRule="auto"/>
        <w:rPr>
          <w:b/>
          <w:caps/>
          <w:sz w:val="28"/>
          <w:szCs w:val="28"/>
          <w:lang w:eastAsia="en-US"/>
        </w:rPr>
      </w:pPr>
      <w:r w:rsidRPr="0037066D">
        <w:rPr>
          <w:lang w:eastAsia="en-US"/>
        </w:rPr>
        <w:br w:type="page"/>
      </w:r>
    </w:p>
    <w:p w14:paraId="27B505EA" w14:textId="77777777" w:rsidR="00201E93" w:rsidRPr="00F96B1A" w:rsidRDefault="00201E93" w:rsidP="00F96B1A">
      <w:pPr>
        <w:pStyle w:val="DYPnazwarozdziau"/>
      </w:pPr>
      <w:bookmarkStart w:id="0" w:name="_Toc232532766"/>
      <w:r w:rsidRPr="00201E93">
        <w:rPr>
          <w:lang w:eastAsia="en-US"/>
        </w:rPr>
        <w:lastRenderedPageBreak/>
        <w:t>WPROWADZENIE DO ETAPU 1 SCHEMATYZOWANIE PROJEKTU</w:t>
      </w:r>
      <w:bookmarkEnd w:id="0"/>
    </w:p>
    <w:p w14:paraId="66B0B04F" w14:textId="77777777" w:rsidR="00201E93" w:rsidRPr="00201E93" w:rsidRDefault="00201E93" w:rsidP="00CA5087">
      <w:pPr>
        <w:pStyle w:val="DYPtekstgwny"/>
        <w:rPr>
          <w:lang w:eastAsia="en-US"/>
        </w:rPr>
      </w:pPr>
    </w:p>
    <w:p w14:paraId="2368B06D" w14:textId="77777777" w:rsidR="00201E93" w:rsidRPr="00201E93" w:rsidRDefault="00201E93" w:rsidP="00F96B1A">
      <w:pPr>
        <w:pStyle w:val="DYPtekstgwny"/>
        <w:rPr>
          <w:lang w:eastAsia="en-US"/>
        </w:rPr>
      </w:pPr>
      <w:r w:rsidRPr="00201E93">
        <w:rPr>
          <w:lang w:eastAsia="en-US"/>
        </w:rPr>
        <w:t>Na zajęciach z zarządzania projektami zostaliśmy podzieleni na trzy grupy po cztery osoby. Każda grupa otrzymała odrębne zadanie: moja grupa miała za zadanie zbudować garaż z klocków Lego, druga grupa zajmowała się budową samochodu, a trzecia dom. Dopiero w trakcie realizacji projektu zorientowaliśmy się, że finalnym celem jest połączenie wszystkich trzech elementów w jeden spójny układ: dom z garażem, do którego wjedzie samochód.</w:t>
      </w:r>
    </w:p>
    <w:p w14:paraId="02450464" w14:textId="77777777" w:rsidR="00201E93" w:rsidRPr="00201E93" w:rsidRDefault="00201E93" w:rsidP="00F96B1A">
      <w:pPr>
        <w:pStyle w:val="DYPtekstgwny"/>
        <w:rPr>
          <w:lang w:eastAsia="en-US"/>
        </w:rPr>
      </w:pPr>
      <w:r w:rsidRPr="00201E93">
        <w:rPr>
          <w:lang w:eastAsia="en-US"/>
        </w:rPr>
        <w:t>Projekt realizowany był zgodnie z metodyką Scrum, co wymagało od nas zarówno pracy zespołowej w ramach własnej grupy, jak i koordynacji z pozostałymi zespołami.</w:t>
      </w:r>
    </w:p>
    <w:p w14:paraId="4136111A" w14:textId="77777777" w:rsidR="0036649D" w:rsidRPr="0080056F" w:rsidRDefault="0036649D" w:rsidP="00CA5087">
      <w:pPr>
        <w:pStyle w:val="DYPtekstgwny"/>
        <w:rPr>
          <w:lang w:eastAsia="en-US"/>
        </w:rPr>
      </w:pPr>
      <w:r w:rsidRPr="0080056F">
        <w:rPr>
          <w:lang w:eastAsia="en-US"/>
        </w:rPr>
        <w:br w:type="page"/>
      </w:r>
    </w:p>
    <w:p w14:paraId="2CC62C0C" w14:textId="77777777" w:rsidR="00907849" w:rsidRDefault="00201E93" w:rsidP="00907849">
      <w:pPr>
        <w:pStyle w:val="DYPnazwarodziauROZDZIAX"/>
        <w:rPr>
          <w:sz w:val="36"/>
          <w:szCs w:val="36"/>
          <w:lang w:val="en-US" w:eastAsia="en-US"/>
        </w:rPr>
      </w:pPr>
      <w:bookmarkStart w:id="1" w:name="_Toc232531893"/>
      <w:bookmarkStart w:id="2" w:name="_Toc232532767"/>
      <w:r w:rsidRPr="00201E93">
        <w:rPr>
          <w:lang w:val="en-US" w:eastAsia="en-US"/>
        </w:rPr>
        <w:lastRenderedPageBreak/>
        <w:t>SPECYFIKACJA PROJEKTU</w:t>
      </w:r>
      <w:bookmarkEnd w:id="1"/>
      <w:bookmarkEnd w:id="2"/>
    </w:p>
    <w:p w14:paraId="0C5C2148" w14:textId="77777777" w:rsidR="00907849" w:rsidRPr="00907849" w:rsidRDefault="00907849" w:rsidP="00907849">
      <w:pPr>
        <w:pStyle w:val="DYPnazwarodziauROZDZIAX"/>
        <w:numPr>
          <w:ilvl w:val="0"/>
          <w:numId w:val="0"/>
        </w:numPr>
        <w:jc w:val="left"/>
        <w:rPr>
          <w:sz w:val="36"/>
          <w:szCs w:val="36"/>
          <w:lang w:val="en-US" w:eastAsia="en-US"/>
        </w:rPr>
      </w:pPr>
    </w:p>
    <w:p w14:paraId="49949949" w14:textId="77777777" w:rsidR="00201E93" w:rsidRPr="00201E93" w:rsidRDefault="00201E93" w:rsidP="00907849">
      <w:pPr>
        <w:pStyle w:val="DYPnazwapodrozdziau"/>
        <w:rPr>
          <w:sz w:val="27"/>
          <w:szCs w:val="27"/>
          <w:lang w:val="en-US" w:eastAsia="en-US"/>
        </w:rPr>
      </w:pPr>
      <w:bookmarkStart w:id="3" w:name="_Toc232531894"/>
      <w:bookmarkStart w:id="4" w:name="_Toc232532768"/>
      <w:proofErr w:type="spellStart"/>
      <w:r w:rsidRPr="00201E93">
        <w:rPr>
          <w:lang w:val="en-US" w:eastAsia="en-US"/>
        </w:rPr>
        <w:t>Wymagania</w:t>
      </w:r>
      <w:proofErr w:type="spellEnd"/>
      <w:r w:rsidRPr="00201E93">
        <w:rPr>
          <w:lang w:val="en-US" w:eastAsia="en-US"/>
        </w:rPr>
        <w:t xml:space="preserve"> </w:t>
      </w:r>
      <w:proofErr w:type="spellStart"/>
      <w:r w:rsidRPr="00201E93">
        <w:rPr>
          <w:lang w:val="en-US" w:eastAsia="en-US"/>
        </w:rPr>
        <w:t>funkcjonalne</w:t>
      </w:r>
      <w:proofErr w:type="spellEnd"/>
      <w:r w:rsidRPr="00201E93">
        <w:rPr>
          <w:lang w:val="en-US" w:eastAsia="en-US"/>
        </w:rPr>
        <w:t xml:space="preserve"> </w:t>
      </w:r>
      <w:proofErr w:type="spellStart"/>
      <w:r w:rsidRPr="00201E93">
        <w:rPr>
          <w:lang w:val="en-US" w:eastAsia="en-US"/>
        </w:rPr>
        <w:t>garażu</w:t>
      </w:r>
      <w:bookmarkEnd w:id="3"/>
      <w:bookmarkEnd w:id="4"/>
      <w:proofErr w:type="spellEnd"/>
    </w:p>
    <w:p w14:paraId="64C95697" w14:textId="77777777" w:rsidR="00201E93" w:rsidRPr="00201E93" w:rsidRDefault="00201E93" w:rsidP="00CA5087">
      <w:pPr>
        <w:pStyle w:val="DYPtekstgwny"/>
        <w:rPr>
          <w:lang w:val="en-US" w:eastAsia="en-US"/>
        </w:rPr>
      </w:pPr>
    </w:p>
    <w:p w14:paraId="1B0BCD3A" w14:textId="77777777" w:rsidR="00201E93" w:rsidRPr="00201E93" w:rsidRDefault="00201E93" w:rsidP="00907849">
      <w:pPr>
        <w:pStyle w:val="DYPtekstgwny"/>
        <w:rPr>
          <w:lang w:eastAsia="en-US"/>
        </w:rPr>
      </w:pPr>
      <w:r w:rsidRPr="00201E93">
        <w:rPr>
          <w:lang w:eastAsia="en-US"/>
        </w:rPr>
        <w:t>Garaż powinien spełniać następujące wymagania:</w:t>
      </w:r>
    </w:p>
    <w:p w14:paraId="2ECCF2E7" w14:textId="77777777" w:rsidR="00201E93" w:rsidRPr="00201E93" w:rsidRDefault="00201E93" w:rsidP="00B66252">
      <w:pPr>
        <w:pStyle w:val="DYPtekstgwny"/>
        <w:numPr>
          <w:ilvl w:val="0"/>
          <w:numId w:val="2"/>
        </w:numPr>
        <w:rPr>
          <w:lang w:val="en-US" w:eastAsia="en-US"/>
        </w:rPr>
      </w:pPr>
      <w:r w:rsidRPr="00201E93">
        <w:rPr>
          <w:lang w:val="en-US" w:eastAsia="en-US"/>
        </w:rPr>
        <w:t>Przejście do domu;</w:t>
      </w:r>
    </w:p>
    <w:p w14:paraId="078F50AD" w14:textId="77777777" w:rsidR="00201E93" w:rsidRPr="00201E93" w:rsidRDefault="00201E93" w:rsidP="00B66252">
      <w:pPr>
        <w:pStyle w:val="DYPtekstgwny"/>
        <w:numPr>
          <w:ilvl w:val="0"/>
          <w:numId w:val="2"/>
        </w:numPr>
        <w:rPr>
          <w:lang w:val="en-US" w:eastAsia="en-US"/>
        </w:rPr>
      </w:pPr>
      <w:r w:rsidRPr="00201E93">
        <w:rPr>
          <w:lang w:val="en-US" w:eastAsia="en-US"/>
        </w:rPr>
        <w:t>Przejście dla samochodu;</w:t>
      </w:r>
    </w:p>
    <w:p w14:paraId="2016BEA3" w14:textId="77777777" w:rsidR="00201E93" w:rsidRPr="00201E93" w:rsidRDefault="00201E93" w:rsidP="00B66252">
      <w:pPr>
        <w:pStyle w:val="DYPtekstgwny"/>
        <w:numPr>
          <w:ilvl w:val="0"/>
          <w:numId w:val="2"/>
        </w:numPr>
        <w:rPr>
          <w:lang w:eastAsia="en-US"/>
        </w:rPr>
      </w:pPr>
      <w:r w:rsidRPr="00201E93">
        <w:rPr>
          <w:lang w:eastAsia="en-US"/>
        </w:rPr>
        <w:t>Okno, aby członkowie rodziny mogli przez nie przejść;</w:t>
      </w:r>
    </w:p>
    <w:p w14:paraId="239C3920" w14:textId="77777777" w:rsidR="00201E93" w:rsidRPr="00201E93" w:rsidRDefault="00201E93" w:rsidP="00B66252">
      <w:pPr>
        <w:pStyle w:val="DYPtekstgwny"/>
        <w:numPr>
          <w:ilvl w:val="0"/>
          <w:numId w:val="2"/>
        </w:numPr>
        <w:rPr>
          <w:lang w:val="en-US" w:eastAsia="en-US"/>
        </w:rPr>
      </w:pPr>
      <w:r w:rsidRPr="00201E93">
        <w:rPr>
          <w:lang w:val="en-US" w:eastAsia="en-US"/>
        </w:rPr>
        <w:t>Dach;</w:t>
      </w:r>
    </w:p>
    <w:p w14:paraId="3B484629" w14:textId="77777777" w:rsidR="00201E93" w:rsidRPr="00201E93" w:rsidRDefault="00201E93" w:rsidP="00B66252">
      <w:pPr>
        <w:pStyle w:val="DYPtekstgwny"/>
        <w:numPr>
          <w:ilvl w:val="0"/>
          <w:numId w:val="2"/>
        </w:numPr>
        <w:rPr>
          <w:lang w:val="en-US" w:eastAsia="en-US"/>
        </w:rPr>
      </w:pPr>
      <w:r w:rsidRPr="00201E93">
        <w:rPr>
          <w:lang w:val="en-US" w:eastAsia="en-US"/>
        </w:rPr>
        <w:t>Alarmowy system bezpieczeństwa;</w:t>
      </w:r>
    </w:p>
    <w:p w14:paraId="5EB85BF3" w14:textId="77777777" w:rsidR="00201E93" w:rsidRPr="00201E93" w:rsidRDefault="00201E93" w:rsidP="00CA5087">
      <w:pPr>
        <w:pStyle w:val="DYPtekstgwny"/>
        <w:rPr>
          <w:lang w:val="en-US" w:eastAsia="en-US"/>
        </w:rPr>
      </w:pPr>
    </w:p>
    <w:p w14:paraId="61AC56F0" w14:textId="77777777" w:rsidR="00201E93" w:rsidRPr="00201E93" w:rsidRDefault="00201E93" w:rsidP="00907849">
      <w:pPr>
        <w:pStyle w:val="DYPnazwapodrozdziau"/>
        <w:rPr>
          <w:sz w:val="27"/>
          <w:szCs w:val="27"/>
          <w:lang w:val="en-US" w:eastAsia="en-US"/>
        </w:rPr>
      </w:pPr>
      <w:bookmarkStart w:id="5" w:name="_Toc232531895"/>
      <w:bookmarkStart w:id="6" w:name="_Toc232532769"/>
      <w:proofErr w:type="spellStart"/>
      <w:r w:rsidRPr="00201E93">
        <w:rPr>
          <w:lang w:val="en-US" w:eastAsia="en-US"/>
        </w:rPr>
        <w:t>Harmonogram</w:t>
      </w:r>
      <w:proofErr w:type="spellEnd"/>
      <w:r w:rsidRPr="00201E93">
        <w:rPr>
          <w:lang w:val="en-US" w:eastAsia="en-US"/>
        </w:rPr>
        <w:t xml:space="preserve"> </w:t>
      </w:r>
      <w:proofErr w:type="spellStart"/>
      <w:r w:rsidRPr="00201E93">
        <w:rPr>
          <w:lang w:val="en-US" w:eastAsia="en-US"/>
        </w:rPr>
        <w:t>i</w:t>
      </w:r>
      <w:proofErr w:type="spellEnd"/>
      <w:r w:rsidRPr="00201E93">
        <w:rPr>
          <w:lang w:val="en-US" w:eastAsia="en-US"/>
        </w:rPr>
        <w:t xml:space="preserve"> </w:t>
      </w:r>
      <w:proofErr w:type="spellStart"/>
      <w:r w:rsidRPr="00201E93">
        <w:rPr>
          <w:lang w:val="en-US" w:eastAsia="en-US"/>
        </w:rPr>
        <w:t>budżet</w:t>
      </w:r>
      <w:proofErr w:type="spellEnd"/>
      <w:r w:rsidRPr="00201E93">
        <w:rPr>
          <w:lang w:val="en-US" w:eastAsia="en-US"/>
        </w:rPr>
        <w:t xml:space="preserve"> </w:t>
      </w:r>
      <w:proofErr w:type="spellStart"/>
      <w:r w:rsidRPr="00201E93">
        <w:rPr>
          <w:lang w:val="en-US" w:eastAsia="en-US"/>
        </w:rPr>
        <w:t>projektu</w:t>
      </w:r>
      <w:bookmarkEnd w:id="5"/>
      <w:bookmarkEnd w:id="6"/>
      <w:proofErr w:type="spellEnd"/>
    </w:p>
    <w:p w14:paraId="2B9010FA" w14:textId="77777777" w:rsidR="00201E93" w:rsidRPr="00201E93" w:rsidRDefault="00201E93" w:rsidP="00CA5087">
      <w:pPr>
        <w:pStyle w:val="DYPtekstgwny"/>
        <w:rPr>
          <w:lang w:val="en-US" w:eastAsia="en-US"/>
        </w:rPr>
      </w:pPr>
    </w:p>
    <w:p w14:paraId="50E80DDA" w14:textId="77777777" w:rsidR="00201E93" w:rsidRPr="00907849" w:rsidRDefault="00201E93" w:rsidP="00907849">
      <w:pPr>
        <w:pStyle w:val="DYPtekstgwny"/>
      </w:pPr>
      <w:r w:rsidRPr="00907849">
        <w:t>Na podstawie współpracy zespołowej opracowaliśmy szczegółowy harmonogram projektu, który został podzielony na trzy główne etapy: planowanie dwóch faz, rysowanie (Design) i rozwój (Development). Jednak w czasie pracy mamy ukończone tylko Planowanie dwóch faz oraz rysowanie design. Budżet został ustalony na poziomie 132 EUR za zestaw klocków, przy założeniu, że 1 minuta pracy = 400 EUR.</w:t>
      </w:r>
    </w:p>
    <w:p w14:paraId="48402402" w14:textId="1C35BCFE" w:rsidR="00201E93" w:rsidRPr="00201E93" w:rsidRDefault="00201E93" w:rsidP="00CA5087">
      <w:pPr>
        <w:pStyle w:val="DYPnazwapodrozdziau"/>
        <w:rPr>
          <w:lang w:val="en-US" w:eastAsia="en-US"/>
        </w:rPr>
      </w:pPr>
      <w:bookmarkStart w:id="7" w:name="_Toc232531896"/>
      <w:bookmarkStart w:id="8" w:name="_Toc232532770"/>
      <w:proofErr w:type="spellStart"/>
      <w:r w:rsidRPr="00201E93">
        <w:rPr>
          <w:lang w:val="en-US" w:eastAsia="en-US"/>
        </w:rPr>
        <w:t>Etap</w:t>
      </w:r>
      <w:proofErr w:type="spellEnd"/>
      <w:r w:rsidRPr="00201E93">
        <w:rPr>
          <w:lang w:val="en-US" w:eastAsia="en-US"/>
        </w:rPr>
        <w:t xml:space="preserve"> 1: </w:t>
      </w:r>
      <w:proofErr w:type="spellStart"/>
      <w:r w:rsidRPr="00201E93">
        <w:rPr>
          <w:lang w:val="en-US" w:eastAsia="en-US"/>
        </w:rPr>
        <w:t>Planowanie</w:t>
      </w:r>
      <w:proofErr w:type="spellEnd"/>
      <w:r w:rsidRPr="00201E93">
        <w:rPr>
          <w:lang w:val="en-US" w:eastAsia="en-US"/>
        </w:rPr>
        <w:t xml:space="preserve"> </w:t>
      </w:r>
      <w:proofErr w:type="spellStart"/>
      <w:r w:rsidRPr="00201E93">
        <w:rPr>
          <w:lang w:val="en-US" w:eastAsia="en-US"/>
        </w:rPr>
        <w:t>fazy</w:t>
      </w:r>
      <w:proofErr w:type="spellEnd"/>
      <w:r w:rsidRPr="00201E93">
        <w:rPr>
          <w:lang w:val="en-US" w:eastAsia="en-US"/>
        </w:rPr>
        <w:t xml:space="preserve"> </w:t>
      </w:r>
      <w:proofErr w:type="spellStart"/>
      <w:r w:rsidRPr="00201E93">
        <w:rPr>
          <w:lang w:val="en-US" w:eastAsia="en-US"/>
        </w:rPr>
        <w:t>designu</w:t>
      </w:r>
      <w:bookmarkEnd w:id="7"/>
      <w:bookmarkEnd w:id="8"/>
      <w:proofErr w:type="spellEnd"/>
    </w:p>
    <w:p w14:paraId="372CF0C7" w14:textId="461D5CE2" w:rsidR="001F7E4B" w:rsidRDefault="001F7E4B" w:rsidP="001F7E4B">
      <w:pPr>
        <w:pStyle w:val="DYPtabliceirysunkitytu"/>
      </w:pPr>
      <w:bookmarkStart w:id="9" w:name="_Toc232533150"/>
      <w:r>
        <w:t xml:space="preserve">Tabela </w:t>
      </w:r>
      <w:fldSimple w:instr=" SEQ Tabela \* ARABIC ">
        <w:r w:rsidR="008333B5">
          <w:rPr>
            <w:noProof/>
          </w:rPr>
          <w:t>1</w:t>
        </w:r>
      </w:fldSimple>
      <w:r w:rsidR="00392A0B">
        <w:t>.</w:t>
      </w:r>
      <w:r>
        <w:t xml:space="preserve"> </w:t>
      </w:r>
      <w:r w:rsidRPr="00FD66BA">
        <w:t>Harmonogram etapu planowania projektu garażu</w:t>
      </w:r>
      <w:bookmarkEnd w:id="9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1244"/>
        <w:gridCol w:w="873"/>
        <w:gridCol w:w="1653"/>
        <w:gridCol w:w="3230"/>
      </w:tblGrid>
      <w:tr w:rsidR="00201E93" w:rsidRPr="00201E93" w14:paraId="5785A453" w14:textId="77777777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D8DCB" w14:textId="77777777" w:rsidR="00201E93" w:rsidRPr="00201E93" w:rsidRDefault="00201E93" w:rsidP="00907849">
            <w:pPr>
              <w:pStyle w:val="DYPtekstgwny"/>
              <w:rPr>
                <w:lang w:val="en-US" w:eastAsia="en-US"/>
              </w:rPr>
            </w:pPr>
            <w:r w:rsidRPr="00201E93">
              <w:rPr>
                <w:lang w:val="en-US" w:eastAsia="en-US"/>
              </w:rPr>
              <w:t>Zadanie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6587BA" w14:textId="77777777" w:rsidR="00201E93" w:rsidRPr="00201E93" w:rsidRDefault="00201E93" w:rsidP="00907849">
            <w:pPr>
              <w:pStyle w:val="DYPtekstgwny"/>
              <w:rPr>
                <w:lang w:val="en-US" w:eastAsia="en-US"/>
              </w:rPr>
            </w:pPr>
            <w:r w:rsidRPr="00201E93">
              <w:rPr>
                <w:lang w:val="en-US" w:eastAsia="en-US"/>
              </w:rPr>
              <w:t>Wyko-</w:t>
            </w:r>
            <w:r w:rsidRPr="00201E93">
              <w:rPr>
                <w:lang w:val="en-US" w:eastAsia="en-US"/>
              </w:rPr>
              <w:br/>
              <w:t>nawca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4C263" w14:textId="77777777" w:rsidR="00201E93" w:rsidRPr="00201E93" w:rsidRDefault="00201E93" w:rsidP="00907849">
            <w:pPr>
              <w:pStyle w:val="DYPtekstgwny"/>
              <w:rPr>
                <w:lang w:val="en-US" w:eastAsia="en-US"/>
              </w:rPr>
            </w:pPr>
            <w:r w:rsidRPr="00201E93">
              <w:rPr>
                <w:lang w:val="en-US" w:eastAsia="en-US"/>
              </w:rPr>
              <w:t>Czas [min]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72254E" w14:textId="77777777" w:rsidR="00201E93" w:rsidRPr="00201E93" w:rsidRDefault="00201E93" w:rsidP="00907849">
            <w:pPr>
              <w:pStyle w:val="DYPtekstgwny"/>
              <w:rPr>
                <w:lang w:val="en-US" w:eastAsia="en-US"/>
              </w:rPr>
            </w:pPr>
            <w:r w:rsidRPr="00201E93">
              <w:rPr>
                <w:lang w:val="en-US" w:eastAsia="en-US"/>
              </w:rPr>
              <w:t>Wypłata[EUR]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E1D45" w14:textId="77777777" w:rsidR="00201E93" w:rsidRPr="00201E93" w:rsidRDefault="00201E93" w:rsidP="00907849">
            <w:pPr>
              <w:pStyle w:val="DYPtekstgwny"/>
              <w:rPr>
                <w:lang w:val="en-US" w:eastAsia="en-US"/>
              </w:rPr>
            </w:pPr>
            <w:r w:rsidRPr="00201E93">
              <w:rPr>
                <w:bdr w:val="none" w:sz="0" w:space="0" w:color="auto" w:frame="1"/>
                <w:lang w:val="en-US" w:eastAsia="en-US"/>
              </w:rPr>
              <w:drawing>
                <wp:inline distT="0" distB="0" distL="0" distR="0" wp14:anchorId="61A5DBA4" wp14:editId="32E8075C">
                  <wp:extent cx="1918970" cy="2057400"/>
                  <wp:effectExtent l="0" t="0" r="5080" b="0"/>
                  <wp:docPr id="75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8970" cy="205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1E93" w:rsidRPr="00201E93" w14:paraId="5D1E836B" w14:textId="77777777">
        <w:trPr>
          <w:trHeight w:val="3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FDF033" w14:textId="77777777" w:rsidR="00201E93" w:rsidRPr="00201E93" w:rsidRDefault="00201E93" w:rsidP="00CA5087">
            <w:pPr>
              <w:pStyle w:val="DYPtekstgwny"/>
              <w:rPr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Wygląd z dachu + poddaszek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F4AB84" w14:textId="77777777" w:rsidR="00201E93" w:rsidRPr="00201E93" w:rsidRDefault="00201E93" w:rsidP="00CA5087">
            <w:pPr>
              <w:pStyle w:val="DYPtekstgwny"/>
              <w:rPr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Radek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64E2BC" w14:textId="77777777" w:rsidR="00201E93" w:rsidRPr="00201E93" w:rsidRDefault="00201E93" w:rsidP="00CA5087">
            <w:pPr>
              <w:pStyle w:val="DYPtekstgwny"/>
              <w:rPr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5B22D5" w14:textId="77777777" w:rsidR="00201E93" w:rsidRPr="00201E93" w:rsidRDefault="00201E93" w:rsidP="00CA5087">
            <w:pPr>
              <w:pStyle w:val="DYPtekstgwny"/>
              <w:rPr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1200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vAlign w:val="center"/>
            <w:hideMark/>
          </w:tcPr>
          <w:p w14:paraId="69542BBB" w14:textId="77777777" w:rsidR="00201E93" w:rsidRPr="00201E93" w:rsidRDefault="00201E93" w:rsidP="00907849">
            <w:pPr>
              <w:spacing w:line="240" w:lineRule="auto"/>
              <w:rPr>
                <w:b/>
                <w:bCs/>
                <w:sz w:val="24"/>
                <w:szCs w:val="24"/>
                <w:lang w:val="en-US" w:eastAsia="en-US"/>
              </w:rPr>
            </w:pPr>
          </w:p>
        </w:tc>
      </w:tr>
      <w:tr w:rsidR="00201E93" w:rsidRPr="00201E93" w14:paraId="01FF235D" w14:textId="77777777">
        <w:trPr>
          <w:trHeight w:val="3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A47B95" w14:textId="77777777" w:rsidR="00201E93" w:rsidRPr="00201E93" w:rsidRDefault="00201E93" w:rsidP="00CA5087">
            <w:pPr>
              <w:pStyle w:val="DYPtekstgwny"/>
              <w:rPr>
                <w:lang w:eastAsia="en-US"/>
              </w:rPr>
            </w:pPr>
            <w:r w:rsidRPr="00201E93">
              <w:rPr>
                <w:color w:val="000000"/>
                <w:lang w:eastAsia="en-US"/>
              </w:rPr>
              <w:t>Wygląd z lewej strony (przejście do domu)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25E98F" w14:textId="77777777" w:rsidR="00201E93" w:rsidRPr="00201E93" w:rsidRDefault="00201E93" w:rsidP="00CA5087">
            <w:pPr>
              <w:pStyle w:val="DYPtekstgwny"/>
              <w:rPr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Tadeusz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7DD21E" w14:textId="77777777" w:rsidR="00201E93" w:rsidRPr="00201E93" w:rsidRDefault="00201E93" w:rsidP="00CA5087">
            <w:pPr>
              <w:pStyle w:val="DYPtekstgwny"/>
              <w:rPr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F28118" w14:textId="77777777" w:rsidR="00201E93" w:rsidRPr="00201E93" w:rsidRDefault="00201E93" w:rsidP="00CA5087">
            <w:pPr>
              <w:pStyle w:val="DYPtekstgwny"/>
              <w:rPr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400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vAlign w:val="center"/>
            <w:hideMark/>
          </w:tcPr>
          <w:p w14:paraId="5F4F5866" w14:textId="77777777" w:rsidR="00201E93" w:rsidRPr="00201E93" w:rsidRDefault="00201E93" w:rsidP="00907849">
            <w:pPr>
              <w:spacing w:line="240" w:lineRule="auto"/>
              <w:rPr>
                <w:b/>
                <w:bCs/>
                <w:sz w:val="24"/>
                <w:szCs w:val="24"/>
                <w:lang w:val="en-US" w:eastAsia="en-US"/>
              </w:rPr>
            </w:pPr>
          </w:p>
        </w:tc>
      </w:tr>
      <w:tr w:rsidR="00201E93" w:rsidRPr="00201E93" w14:paraId="613CB84F" w14:textId="77777777">
        <w:trPr>
          <w:trHeight w:val="3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FC6640" w14:textId="77777777" w:rsidR="00201E93" w:rsidRPr="00201E93" w:rsidRDefault="00201E93" w:rsidP="00CA5087">
            <w:pPr>
              <w:pStyle w:val="DYPtekstgwny"/>
              <w:rPr>
                <w:lang w:eastAsia="en-US"/>
              </w:rPr>
            </w:pPr>
            <w:r w:rsidRPr="00201E93">
              <w:rPr>
                <w:color w:val="000000"/>
                <w:lang w:eastAsia="en-US"/>
              </w:rPr>
              <w:t>Wygląd z prawej strony (zlew wody, rynna)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EB7952" w14:textId="77777777" w:rsidR="00201E93" w:rsidRPr="00201E93" w:rsidRDefault="00201E93" w:rsidP="00CA5087">
            <w:pPr>
              <w:pStyle w:val="DYPtekstgwny"/>
              <w:rPr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Adam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9A27FE" w14:textId="77777777" w:rsidR="00201E93" w:rsidRPr="00201E93" w:rsidRDefault="00201E93" w:rsidP="00CA5087">
            <w:pPr>
              <w:pStyle w:val="DYPtekstgwny"/>
              <w:rPr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FCEFA7" w14:textId="77777777" w:rsidR="00201E93" w:rsidRPr="00201E93" w:rsidRDefault="00201E93" w:rsidP="00CA5087">
            <w:pPr>
              <w:pStyle w:val="DYPtekstgwny"/>
              <w:rPr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400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vAlign w:val="center"/>
            <w:hideMark/>
          </w:tcPr>
          <w:p w14:paraId="2E828BDF" w14:textId="77777777" w:rsidR="00201E93" w:rsidRPr="00201E93" w:rsidRDefault="00201E93" w:rsidP="00907849">
            <w:pPr>
              <w:spacing w:line="240" w:lineRule="auto"/>
              <w:rPr>
                <w:b/>
                <w:bCs/>
                <w:sz w:val="24"/>
                <w:szCs w:val="24"/>
                <w:lang w:val="en-US" w:eastAsia="en-US"/>
              </w:rPr>
            </w:pPr>
          </w:p>
        </w:tc>
      </w:tr>
      <w:tr w:rsidR="00201E93" w:rsidRPr="00201E93" w14:paraId="7AF600F3" w14:textId="77777777">
        <w:trPr>
          <w:trHeight w:val="3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77A7C8" w14:textId="77777777" w:rsidR="00201E93" w:rsidRPr="00201E93" w:rsidRDefault="00201E93" w:rsidP="00CA5087">
            <w:pPr>
              <w:pStyle w:val="DYPtekstgwny"/>
              <w:rPr>
                <w:lang w:eastAsia="en-US"/>
              </w:rPr>
            </w:pPr>
            <w:r w:rsidRPr="00201E93">
              <w:rPr>
                <w:color w:val="000000"/>
                <w:lang w:eastAsia="en-US"/>
              </w:rPr>
              <w:lastRenderedPageBreak/>
              <w:t>Wygląd z przodu (otwierane drzwi)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6C91E1" w14:textId="77777777" w:rsidR="00201E93" w:rsidRPr="00201E93" w:rsidRDefault="00201E93" w:rsidP="00CA5087">
            <w:pPr>
              <w:pStyle w:val="DYPtekstgwny"/>
              <w:rPr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Daniel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251FB5" w14:textId="77777777" w:rsidR="00201E93" w:rsidRPr="00201E93" w:rsidRDefault="00201E93" w:rsidP="00CA5087">
            <w:pPr>
              <w:pStyle w:val="DYPtekstgwny"/>
              <w:rPr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3E3AB8" w14:textId="77777777" w:rsidR="00201E93" w:rsidRPr="00201E93" w:rsidRDefault="00201E93" w:rsidP="00CA5087">
            <w:pPr>
              <w:pStyle w:val="DYPtekstgwny"/>
              <w:rPr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800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vAlign w:val="center"/>
            <w:hideMark/>
          </w:tcPr>
          <w:p w14:paraId="5B5F881F" w14:textId="77777777" w:rsidR="00201E93" w:rsidRPr="00201E93" w:rsidRDefault="00201E93" w:rsidP="00907849">
            <w:pPr>
              <w:spacing w:line="240" w:lineRule="auto"/>
              <w:rPr>
                <w:b/>
                <w:bCs/>
                <w:sz w:val="24"/>
                <w:szCs w:val="24"/>
                <w:lang w:val="en-US" w:eastAsia="en-US"/>
              </w:rPr>
            </w:pPr>
          </w:p>
        </w:tc>
      </w:tr>
      <w:tr w:rsidR="00201E93" w:rsidRPr="00201E93" w14:paraId="04453A19" w14:textId="77777777">
        <w:trPr>
          <w:trHeight w:val="3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8F5580" w14:textId="77777777" w:rsidR="00201E93" w:rsidRPr="00201E93" w:rsidRDefault="00201E93" w:rsidP="00CA5087">
            <w:pPr>
              <w:pStyle w:val="DYPtekstgwny"/>
              <w:rPr>
                <w:lang w:eastAsia="en-US"/>
              </w:rPr>
            </w:pPr>
            <w:r w:rsidRPr="00201E93">
              <w:rPr>
                <w:color w:val="000000"/>
                <w:lang w:eastAsia="en-US"/>
              </w:rPr>
              <w:t>Wygląd z tyłu (drzwi alarmowe)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CFE6A3" w14:textId="77777777" w:rsidR="00201E93" w:rsidRPr="00201E93" w:rsidRDefault="00201E93" w:rsidP="00CA5087">
            <w:pPr>
              <w:pStyle w:val="DYPtekstgwny"/>
              <w:rPr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Adam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D004EE" w14:textId="77777777" w:rsidR="00201E93" w:rsidRPr="00201E93" w:rsidRDefault="00201E93" w:rsidP="00CA5087">
            <w:pPr>
              <w:pStyle w:val="DYPtekstgwny"/>
              <w:rPr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05A1945" w14:textId="77777777" w:rsidR="00201E93" w:rsidRPr="00201E93" w:rsidRDefault="00201E93" w:rsidP="00CA5087">
            <w:pPr>
              <w:pStyle w:val="DYPtekstgwny"/>
              <w:rPr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800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vAlign w:val="center"/>
            <w:hideMark/>
          </w:tcPr>
          <w:p w14:paraId="0B883AD2" w14:textId="77777777" w:rsidR="00201E93" w:rsidRPr="00201E93" w:rsidRDefault="00201E93" w:rsidP="00907849">
            <w:pPr>
              <w:spacing w:line="240" w:lineRule="auto"/>
              <w:rPr>
                <w:b/>
                <w:bCs/>
                <w:sz w:val="24"/>
                <w:szCs w:val="24"/>
                <w:lang w:val="en-US" w:eastAsia="en-US"/>
              </w:rPr>
            </w:pPr>
          </w:p>
        </w:tc>
      </w:tr>
      <w:tr w:rsidR="00201E93" w:rsidRPr="00201E93" w14:paraId="10A64890" w14:textId="77777777">
        <w:trPr>
          <w:trHeight w:val="3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D28036" w14:textId="77777777" w:rsidR="00201E93" w:rsidRPr="00201E93" w:rsidRDefault="00201E93" w:rsidP="00CA5087">
            <w:pPr>
              <w:pStyle w:val="DYPtekstgwny"/>
              <w:rPr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Złączenie projektu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8D7B20" w14:textId="77777777" w:rsidR="00201E93" w:rsidRPr="00201E93" w:rsidRDefault="00201E93" w:rsidP="00CA5087">
            <w:pPr>
              <w:pStyle w:val="DYPtekstgwny"/>
              <w:rPr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Daniel + Tadeusz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B9367D" w14:textId="77777777" w:rsidR="00201E93" w:rsidRPr="00201E93" w:rsidRDefault="00201E93" w:rsidP="00CA5087">
            <w:pPr>
              <w:pStyle w:val="DYPtekstgwny"/>
              <w:rPr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6C5EA2" w14:textId="77777777" w:rsidR="00201E93" w:rsidRPr="00201E93" w:rsidRDefault="00201E93" w:rsidP="00CA5087">
            <w:pPr>
              <w:pStyle w:val="DYPtekstgwny"/>
              <w:rPr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400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vAlign w:val="center"/>
            <w:hideMark/>
          </w:tcPr>
          <w:p w14:paraId="0E774532" w14:textId="77777777" w:rsidR="00201E93" w:rsidRPr="00201E93" w:rsidRDefault="00201E93" w:rsidP="00907849">
            <w:pPr>
              <w:spacing w:line="240" w:lineRule="auto"/>
              <w:rPr>
                <w:b/>
                <w:bCs/>
                <w:sz w:val="24"/>
                <w:szCs w:val="24"/>
                <w:lang w:val="en-US" w:eastAsia="en-US"/>
              </w:rPr>
            </w:pPr>
          </w:p>
        </w:tc>
      </w:tr>
      <w:tr w:rsidR="00201E93" w:rsidRPr="00201E93" w14:paraId="2CD01677" w14:textId="77777777">
        <w:trPr>
          <w:trHeight w:val="3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3A7508" w14:textId="77777777" w:rsidR="00201E93" w:rsidRPr="00201E93" w:rsidRDefault="00201E93" w:rsidP="00CA5087">
            <w:pPr>
              <w:pStyle w:val="DYPtekstgwny"/>
              <w:rPr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Testowanie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A8A101" w14:textId="77777777" w:rsidR="00201E93" w:rsidRPr="00201E93" w:rsidRDefault="00201E93" w:rsidP="00CA5087">
            <w:pPr>
              <w:pStyle w:val="DYPtekstgwny"/>
              <w:rPr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Wspólnie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3568D3" w14:textId="77777777" w:rsidR="00201E93" w:rsidRPr="00201E93" w:rsidRDefault="00201E93" w:rsidP="00CA5087">
            <w:pPr>
              <w:pStyle w:val="DYPtekstgwny"/>
              <w:rPr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0328BE" w14:textId="77777777" w:rsidR="00201E93" w:rsidRPr="00201E93" w:rsidRDefault="00201E93" w:rsidP="00CA5087">
            <w:pPr>
              <w:pStyle w:val="DYPtekstgwny"/>
              <w:rPr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800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vAlign w:val="center"/>
            <w:hideMark/>
          </w:tcPr>
          <w:p w14:paraId="273EBC72" w14:textId="77777777" w:rsidR="00201E93" w:rsidRPr="00201E93" w:rsidRDefault="00201E93" w:rsidP="00907849">
            <w:pPr>
              <w:spacing w:line="240" w:lineRule="auto"/>
              <w:rPr>
                <w:b/>
                <w:bCs/>
                <w:sz w:val="24"/>
                <w:szCs w:val="24"/>
                <w:lang w:val="en-US" w:eastAsia="en-US"/>
              </w:rPr>
            </w:pPr>
          </w:p>
        </w:tc>
      </w:tr>
      <w:tr w:rsidR="00201E93" w:rsidRPr="00201E93" w14:paraId="404615C1" w14:textId="77777777">
        <w:trPr>
          <w:trHeight w:val="3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FA9DC9" w14:textId="77777777" w:rsidR="00201E93" w:rsidRPr="00201E93" w:rsidRDefault="00201E93" w:rsidP="00CA5087">
            <w:pPr>
              <w:pStyle w:val="DYPtekstgwny"/>
              <w:rPr>
                <w:lang w:val="en-US" w:eastAsia="en-US"/>
              </w:rPr>
            </w:pPr>
            <w:r w:rsidRPr="00201E93">
              <w:rPr>
                <w:b/>
                <w:color w:val="000000"/>
                <w:lang w:val="en-US" w:eastAsia="en-US"/>
              </w:rPr>
              <w:t>Ogółem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83F798" w14:textId="77777777" w:rsidR="00201E93" w:rsidRPr="00201E93" w:rsidRDefault="00201E93" w:rsidP="00907849">
            <w:pPr>
              <w:spacing w:line="240" w:lineRule="auto"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BE584F" w14:textId="77777777" w:rsidR="00201E93" w:rsidRPr="00201E93" w:rsidRDefault="00201E93" w:rsidP="00CA5087">
            <w:pPr>
              <w:pStyle w:val="DYPtekstgwny"/>
              <w:rPr>
                <w:lang w:val="en-US" w:eastAsia="en-US"/>
              </w:rPr>
            </w:pPr>
            <w:r w:rsidRPr="00201E93">
              <w:rPr>
                <w:b/>
                <w:color w:val="000000"/>
                <w:lang w:val="en-US" w:eastAsia="en-US"/>
              </w:rPr>
              <w:t>6+1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4EC396" w14:textId="77777777" w:rsidR="00201E93" w:rsidRPr="00201E93" w:rsidRDefault="00201E93" w:rsidP="00CA5087">
            <w:pPr>
              <w:pStyle w:val="DYPtekstgwny"/>
              <w:rPr>
                <w:lang w:val="en-US" w:eastAsia="en-US"/>
              </w:rPr>
            </w:pPr>
            <w:r w:rsidRPr="00201E93">
              <w:rPr>
                <w:b/>
                <w:color w:val="000000"/>
                <w:lang w:val="en-US" w:eastAsia="en-US"/>
              </w:rPr>
              <w:t>4800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vAlign w:val="center"/>
            <w:hideMark/>
          </w:tcPr>
          <w:p w14:paraId="30B2391F" w14:textId="77777777" w:rsidR="00201E93" w:rsidRPr="00201E93" w:rsidRDefault="00201E93" w:rsidP="00CA5087">
            <w:pPr>
              <w:pStyle w:val="DYPtekstgwny"/>
              <w:rPr>
                <w:lang w:val="en-US" w:eastAsia="en-US"/>
              </w:rPr>
            </w:pPr>
          </w:p>
        </w:tc>
      </w:tr>
    </w:tbl>
    <w:p w14:paraId="5BBD6F7E" w14:textId="77777777" w:rsidR="00201E93" w:rsidRPr="00201E93" w:rsidRDefault="00201E93" w:rsidP="00CA5087">
      <w:pPr>
        <w:pStyle w:val="DYPtekstgwny"/>
        <w:rPr>
          <w:szCs w:val="24"/>
          <w:lang w:eastAsia="en-US"/>
        </w:rPr>
      </w:pPr>
      <w:r w:rsidRPr="00201E93">
        <w:rPr>
          <w:color w:val="000000"/>
          <w:szCs w:val="24"/>
          <w:lang w:eastAsia="en-US"/>
        </w:rPr>
        <w:t>Rzeczywisty czas realizacji etapu planowania wyniósł 7 minut (dodany bufor czasowy).</w:t>
      </w:r>
    </w:p>
    <w:p w14:paraId="0D6B2193" w14:textId="77777777" w:rsidR="00201E93" w:rsidRPr="00201E93" w:rsidRDefault="00201E93" w:rsidP="00CA5087">
      <w:pPr>
        <w:pStyle w:val="DYPtekstgwny"/>
        <w:rPr>
          <w:lang w:eastAsia="en-US"/>
        </w:rPr>
      </w:pPr>
    </w:p>
    <w:p w14:paraId="5C66957B" w14:textId="362C504E" w:rsidR="00201E93" w:rsidRPr="00201E93" w:rsidRDefault="00201E93" w:rsidP="00CA5087">
      <w:pPr>
        <w:pStyle w:val="DYPnazwapodrozdziau"/>
        <w:rPr>
          <w:lang w:val="en-US" w:eastAsia="en-US"/>
        </w:rPr>
      </w:pPr>
      <w:bookmarkStart w:id="10" w:name="_Toc232531897"/>
      <w:bookmarkStart w:id="11" w:name="_Toc232532771"/>
      <w:proofErr w:type="spellStart"/>
      <w:r w:rsidRPr="00201E93">
        <w:rPr>
          <w:lang w:val="en-US" w:eastAsia="en-US"/>
        </w:rPr>
        <w:t>Etap</w:t>
      </w:r>
      <w:proofErr w:type="spellEnd"/>
      <w:r w:rsidRPr="00201E93">
        <w:rPr>
          <w:lang w:val="en-US" w:eastAsia="en-US"/>
        </w:rPr>
        <w:t xml:space="preserve"> 2: </w:t>
      </w:r>
      <w:proofErr w:type="spellStart"/>
      <w:r w:rsidRPr="00201E93">
        <w:rPr>
          <w:lang w:val="en-US" w:eastAsia="en-US"/>
        </w:rPr>
        <w:t>Planowanie</w:t>
      </w:r>
      <w:proofErr w:type="spellEnd"/>
      <w:r w:rsidRPr="00201E93">
        <w:rPr>
          <w:lang w:val="en-US" w:eastAsia="en-US"/>
        </w:rPr>
        <w:t xml:space="preserve"> </w:t>
      </w:r>
      <w:proofErr w:type="spellStart"/>
      <w:r w:rsidRPr="00201E93">
        <w:rPr>
          <w:lang w:val="en-US" w:eastAsia="en-US"/>
        </w:rPr>
        <w:t>fazy</w:t>
      </w:r>
      <w:proofErr w:type="spellEnd"/>
      <w:r w:rsidRPr="00201E93">
        <w:rPr>
          <w:lang w:val="en-US" w:eastAsia="en-US"/>
        </w:rPr>
        <w:t xml:space="preserve"> </w:t>
      </w:r>
      <w:proofErr w:type="spellStart"/>
      <w:r w:rsidRPr="00201E93">
        <w:rPr>
          <w:lang w:val="en-US" w:eastAsia="en-US"/>
        </w:rPr>
        <w:t>developmentu</w:t>
      </w:r>
      <w:bookmarkEnd w:id="10"/>
      <w:bookmarkEnd w:id="11"/>
      <w:proofErr w:type="spellEnd"/>
    </w:p>
    <w:p w14:paraId="4A6940DC" w14:textId="24B96C61" w:rsidR="008333B5" w:rsidRDefault="008333B5" w:rsidP="008333B5">
      <w:pPr>
        <w:pStyle w:val="DYPtabliceirysunkitytu"/>
      </w:pPr>
      <w:bookmarkStart w:id="12" w:name="_Toc232533151"/>
      <w:r>
        <w:t xml:space="preserve">Tabela </w:t>
      </w:r>
      <w:fldSimple w:instr=" SEQ Tabela \* ARABIC ">
        <w:r>
          <w:rPr>
            <w:noProof/>
          </w:rPr>
          <w:t>2</w:t>
        </w:r>
      </w:fldSimple>
      <w:r w:rsidR="009B3597">
        <w:t>.</w:t>
      </w:r>
      <w:r>
        <w:t xml:space="preserve"> </w:t>
      </w:r>
      <w:r w:rsidRPr="00B74D81">
        <w:t>Harmonogram etapu rozwoju projektu garażu</w:t>
      </w:r>
      <w:bookmarkEnd w:id="12"/>
    </w:p>
    <w:tbl>
      <w:tblPr>
        <w:tblW w:w="94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6"/>
        <w:gridCol w:w="1467"/>
        <w:gridCol w:w="1314"/>
        <w:gridCol w:w="1747"/>
      </w:tblGrid>
      <w:tr w:rsidR="00201E93" w:rsidRPr="00201E93" w14:paraId="5E17880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1403C" w14:textId="77777777" w:rsidR="00201E93" w:rsidRPr="00201E93" w:rsidRDefault="00201E93" w:rsidP="00CA5087">
            <w:pPr>
              <w:pStyle w:val="DYPtekstgwny"/>
              <w:rPr>
                <w:szCs w:val="24"/>
                <w:lang w:val="en-US" w:eastAsia="en-US"/>
              </w:rPr>
            </w:pPr>
            <w:r w:rsidRPr="00201E93">
              <w:rPr>
                <w:b/>
                <w:color w:val="000000"/>
                <w:szCs w:val="24"/>
                <w:lang w:val="en-US" w:eastAsia="en-US"/>
              </w:rPr>
              <w:t>Zadanie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9E7AF" w14:textId="77777777" w:rsidR="00201E93" w:rsidRPr="00201E93" w:rsidRDefault="00201E93" w:rsidP="00CA5087">
            <w:pPr>
              <w:pStyle w:val="DYPtekstgwny"/>
              <w:rPr>
                <w:szCs w:val="24"/>
                <w:lang w:val="en-US" w:eastAsia="en-US"/>
              </w:rPr>
            </w:pPr>
            <w:r w:rsidRPr="00201E93">
              <w:rPr>
                <w:b/>
                <w:color w:val="000000"/>
                <w:szCs w:val="24"/>
                <w:lang w:val="en-US" w:eastAsia="en-US"/>
              </w:rPr>
              <w:t>Wykonawca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9ECA8" w14:textId="77777777" w:rsidR="00201E93" w:rsidRPr="00201E93" w:rsidRDefault="00201E93" w:rsidP="00CA5087">
            <w:pPr>
              <w:pStyle w:val="DYPtekstgwny"/>
              <w:rPr>
                <w:szCs w:val="24"/>
                <w:lang w:val="en-US" w:eastAsia="en-US"/>
              </w:rPr>
            </w:pPr>
            <w:r w:rsidRPr="00201E93">
              <w:rPr>
                <w:b/>
                <w:color w:val="000000"/>
                <w:szCs w:val="24"/>
                <w:lang w:val="en-US" w:eastAsia="en-US"/>
              </w:rPr>
              <w:t>Czas [min]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8B8D5" w14:textId="77777777" w:rsidR="00201E93" w:rsidRPr="00201E93" w:rsidRDefault="00201E93" w:rsidP="00CA5087">
            <w:pPr>
              <w:pStyle w:val="DYPtekstgwny"/>
              <w:rPr>
                <w:szCs w:val="24"/>
                <w:lang w:val="en-US" w:eastAsia="en-US"/>
              </w:rPr>
            </w:pPr>
            <w:r w:rsidRPr="00201E93">
              <w:rPr>
                <w:b/>
                <w:color w:val="000000"/>
                <w:szCs w:val="24"/>
                <w:lang w:val="en-US" w:eastAsia="en-US"/>
              </w:rPr>
              <w:t>Wypłata[EUR]</w:t>
            </w:r>
          </w:p>
        </w:tc>
      </w:tr>
      <w:tr w:rsidR="00201E93" w:rsidRPr="00201E93" w14:paraId="5BB1AB5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C9C39D" w14:textId="77777777" w:rsidR="00201E93" w:rsidRPr="00201E93" w:rsidRDefault="00201E93" w:rsidP="00CA5087">
            <w:pPr>
              <w:pStyle w:val="DYPtekstgwny"/>
              <w:rPr>
                <w:szCs w:val="24"/>
                <w:lang w:eastAsia="en-US"/>
              </w:rPr>
            </w:pPr>
            <w:r w:rsidRPr="00201E93">
              <w:rPr>
                <w:color w:val="000000"/>
                <w:lang w:eastAsia="en-US"/>
              </w:rPr>
              <w:t>Dev: Wygląd z dachu + poddaszek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6246C9" w14:textId="77777777" w:rsidR="00201E93" w:rsidRPr="00201E93" w:rsidRDefault="00201E93" w:rsidP="00CA5087">
            <w:pPr>
              <w:pStyle w:val="DYPtekstgwny"/>
              <w:rPr>
                <w:szCs w:val="24"/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Daniel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426450" w14:textId="77777777" w:rsidR="00201E93" w:rsidRPr="00201E93" w:rsidRDefault="00201E93" w:rsidP="00CA5087">
            <w:pPr>
              <w:pStyle w:val="DYPtekstgwny"/>
              <w:rPr>
                <w:szCs w:val="24"/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0F1BFE" w14:textId="77777777" w:rsidR="00201E93" w:rsidRPr="00201E93" w:rsidRDefault="00201E93" w:rsidP="00CA5087">
            <w:pPr>
              <w:pStyle w:val="DYPtekstgwny"/>
              <w:rPr>
                <w:szCs w:val="24"/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2400</w:t>
            </w:r>
          </w:p>
        </w:tc>
      </w:tr>
      <w:tr w:rsidR="00201E93" w:rsidRPr="00201E93" w14:paraId="6A0B8A1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067701" w14:textId="77777777" w:rsidR="00201E93" w:rsidRPr="00201E93" w:rsidRDefault="00201E93" w:rsidP="00CA5087">
            <w:pPr>
              <w:pStyle w:val="DYPtekstgwny"/>
              <w:rPr>
                <w:szCs w:val="24"/>
                <w:lang w:eastAsia="en-US"/>
              </w:rPr>
            </w:pPr>
            <w:r w:rsidRPr="00201E93">
              <w:rPr>
                <w:color w:val="000000"/>
                <w:lang w:eastAsia="en-US"/>
              </w:rPr>
              <w:t>Dev: Wygląd z lewej strony (drzwi do domu)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1031C2" w14:textId="77777777" w:rsidR="00201E93" w:rsidRPr="00201E93" w:rsidRDefault="00201E93" w:rsidP="00CA5087">
            <w:pPr>
              <w:pStyle w:val="DYPtekstgwny"/>
              <w:rPr>
                <w:szCs w:val="24"/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Tadeusz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51DBDC" w14:textId="77777777" w:rsidR="00201E93" w:rsidRPr="00201E93" w:rsidRDefault="00201E93" w:rsidP="00CA5087">
            <w:pPr>
              <w:pStyle w:val="DYPtekstgwny"/>
              <w:rPr>
                <w:szCs w:val="24"/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6C4E7B" w14:textId="77777777" w:rsidR="00201E93" w:rsidRPr="00201E93" w:rsidRDefault="00201E93" w:rsidP="00CA5087">
            <w:pPr>
              <w:pStyle w:val="DYPtekstgwny"/>
              <w:rPr>
                <w:szCs w:val="24"/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800</w:t>
            </w:r>
          </w:p>
        </w:tc>
      </w:tr>
      <w:tr w:rsidR="00201E93" w:rsidRPr="00201E93" w14:paraId="2291A57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BC8FA8" w14:textId="77777777" w:rsidR="00201E93" w:rsidRPr="00201E93" w:rsidRDefault="00201E93" w:rsidP="00CA5087">
            <w:pPr>
              <w:pStyle w:val="DYPtekstgwny"/>
              <w:rPr>
                <w:szCs w:val="24"/>
                <w:lang w:eastAsia="en-US"/>
              </w:rPr>
            </w:pPr>
            <w:r w:rsidRPr="00201E93">
              <w:rPr>
                <w:color w:val="000000"/>
                <w:lang w:eastAsia="en-US"/>
              </w:rPr>
              <w:t>Dev: Wygląd z prawej strony (zlew wody, rynna)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E005EE" w14:textId="77777777" w:rsidR="00201E93" w:rsidRPr="00201E93" w:rsidRDefault="00201E93" w:rsidP="00CA5087">
            <w:pPr>
              <w:pStyle w:val="DYPtekstgwny"/>
              <w:rPr>
                <w:szCs w:val="24"/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Adam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507CDC" w14:textId="77777777" w:rsidR="00201E93" w:rsidRPr="00201E93" w:rsidRDefault="00201E93" w:rsidP="00CA5087">
            <w:pPr>
              <w:pStyle w:val="DYPtekstgwny"/>
              <w:rPr>
                <w:szCs w:val="24"/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D2F86F" w14:textId="77777777" w:rsidR="00201E93" w:rsidRPr="00201E93" w:rsidRDefault="00201E93" w:rsidP="00CA5087">
            <w:pPr>
              <w:pStyle w:val="DYPtekstgwny"/>
              <w:rPr>
                <w:szCs w:val="24"/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800</w:t>
            </w:r>
          </w:p>
        </w:tc>
      </w:tr>
      <w:tr w:rsidR="00201E93" w:rsidRPr="00201E93" w14:paraId="0705060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85E334" w14:textId="77777777" w:rsidR="00201E93" w:rsidRPr="00201E93" w:rsidRDefault="00201E93" w:rsidP="00CA5087">
            <w:pPr>
              <w:pStyle w:val="DYPtekstgwny"/>
              <w:rPr>
                <w:szCs w:val="24"/>
                <w:lang w:eastAsia="en-US"/>
              </w:rPr>
            </w:pPr>
            <w:r w:rsidRPr="00201E93">
              <w:rPr>
                <w:color w:val="000000"/>
                <w:lang w:eastAsia="en-US"/>
              </w:rPr>
              <w:t>Dev: Wygląd z przodu (otwierane drzwi)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6A3056" w14:textId="77777777" w:rsidR="00201E93" w:rsidRPr="00201E93" w:rsidRDefault="00201E93" w:rsidP="00CA5087">
            <w:pPr>
              <w:pStyle w:val="DYPtekstgwny"/>
              <w:rPr>
                <w:szCs w:val="24"/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Radek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CD230B" w14:textId="77777777" w:rsidR="00201E93" w:rsidRPr="00201E93" w:rsidRDefault="00201E93" w:rsidP="00CA5087">
            <w:pPr>
              <w:pStyle w:val="DYPtekstgwny"/>
              <w:rPr>
                <w:szCs w:val="24"/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C621A1" w14:textId="77777777" w:rsidR="00201E93" w:rsidRPr="00201E93" w:rsidRDefault="00201E93" w:rsidP="00CA5087">
            <w:pPr>
              <w:pStyle w:val="DYPtekstgwny"/>
              <w:rPr>
                <w:szCs w:val="24"/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1600</w:t>
            </w:r>
          </w:p>
        </w:tc>
      </w:tr>
      <w:tr w:rsidR="00201E93" w:rsidRPr="00201E93" w14:paraId="669AAEC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C489EA" w14:textId="77777777" w:rsidR="00201E93" w:rsidRPr="00201E93" w:rsidRDefault="00201E93" w:rsidP="00CA5087">
            <w:pPr>
              <w:pStyle w:val="DYPtekstgwny"/>
              <w:rPr>
                <w:szCs w:val="24"/>
                <w:lang w:eastAsia="en-US"/>
              </w:rPr>
            </w:pPr>
            <w:r w:rsidRPr="00201E93">
              <w:rPr>
                <w:color w:val="000000"/>
                <w:lang w:eastAsia="en-US"/>
              </w:rPr>
              <w:t>Dev: Wygląd z tyłu (drzwi alarmowe)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EBB445" w14:textId="77777777" w:rsidR="00201E93" w:rsidRPr="00201E93" w:rsidRDefault="00201E93" w:rsidP="00CA5087">
            <w:pPr>
              <w:pStyle w:val="DYPtekstgwny"/>
              <w:rPr>
                <w:szCs w:val="24"/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Adam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6F81E0" w14:textId="77777777" w:rsidR="00201E93" w:rsidRPr="00201E93" w:rsidRDefault="00201E93" w:rsidP="00CA5087">
            <w:pPr>
              <w:pStyle w:val="DYPtekstgwny"/>
              <w:rPr>
                <w:szCs w:val="24"/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D63ACD" w14:textId="77777777" w:rsidR="00201E93" w:rsidRPr="00201E93" w:rsidRDefault="00201E93" w:rsidP="00CA5087">
            <w:pPr>
              <w:pStyle w:val="DYPtekstgwny"/>
              <w:rPr>
                <w:szCs w:val="24"/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1600</w:t>
            </w:r>
          </w:p>
        </w:tc>
      </w:tr>
      <w:tr w:rsidR="00201E93" w:rsidRPr="00201E93" w14:paraId="017D69F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30D0A1" w14:textId="77777777" w:rsidR="00201E93" w:rsidRPr="00201E93" w:rsidRDefault="00201E93" w:rsidP="00CA5087">
            <w:pPr>
              <w:pStyle w:val="DYPtekstgwny"/>
              <w:rPr>
                <w:szCs w:val="24"/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Złączenie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C08862" w14:textId="77777777" w:rsidR="00201E93" w:rsidRPr="00201E93" w:rsidRDefault="00201E93" w:rsidP="00CA5087">
            <w:pPr>
              <w:pStyle w:val="DYPtekstgwny"/>
              <w:rPr>
                <w:szCs w:val="24"/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Zespół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3CCD8D" w14:textId="77777777" w:rsidR="00201E93" w:rsidRPr="00201E93" w:rsidRDefault="00201E93" w:rsidP="00CA5087">
            <w:pPr>
              <w:pStyle w:val="DYPtekstgwny"/>
              <w:rPr>
                <w:szCs w:val="24"/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A66BAB" w14:textId="77777777" w:rsidR="00201E93" w:rsidRPr="00201E93" w:rsidRDefault="00201E93" w:rsidP="00CA5087">
            <w:pPr>
              <w:pStyle w:val="DYPtekstgwny"/>
              <w:rPr>
                <w:szCs w:val="24"/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800</w:t>
            </w:r>
          </w:p>
        </w:tc>
      </w:tr>
      <w:tr w:rsidR="00201E93" w:rsidRPr="00201E93" w14:paraId="60F45B8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5729D5" w14:textId="77777777" w:rsidR="00201E93" w:rsidRPr="00201E93" w:rsidRDefault="00201E93" w:rsidP="00CA5087">
            <w:pPr>
              <w:pStyle w:val="DYPtekstgwny"/>
              <w:rPr>
                <w:szCs w:val="24"/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Testowanie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ECA8F3" w14:textId="77777777" w:rsidR="00201E93" w:rsidRPr="00201E93" w:rsidRDefault="00201E93" w:rsidP="00CA5087">
            <w:pPr>
              <w:pStyle w:val="DYPtekstgwny"/>
              <w:rPr>
                <w:szCs w:val="24"/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Wspólnie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1A25AD" w14:textId="77777777" w:rsidR="00201E93" w:rsidRPr="00201E93" w:rsidRDefault="00201E93" w:rsidP="00CA5087">
            <w:pPr>
              <w:pStyle w:val="DYPtekstgwny"/>
              <w:rPr>
                <w:szCs w:val="24"/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244EEA" w14:textId="77777777" w:rsidR="00201E93" w:rsidRPr="00201E93" w:rsidRDefault="00201E93" w:rsidP="00CA5087">
            <w:pPr>
              <w:pStyle w:val="DYPtekstgwny"/>
              <w:rPr>
                <w:szCs w:val="24"/>
                <w:lang w:val="en-US" w:eastAsia="en-US"/>
              </w:rPr>
            </w:pPr>
            <w:r w:rsidRPr="00201E93">
              <w:rPr>
                <w:color w:val="000000"/>
                <w:lang w:val="en-US" w:eastAsia="en-US"/>
              </w:rPr>
              <w:t>1600</w:t>
            </w:r>
          </w:p>
        </w:tc>
      </w:tr>
      <w:tr w:rsidR="00201E93" w:rsidRPr="00201E93" w14:paraId="59CE64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67E877" w14:textId="77777777" w:rsidR="00201E93" w:rsidRPr="00201E93" w:rsidRDefault="00201E93" w:rsidP="00CA5087">
            <w:pPr>
              <w:pStyle w:val="DYPtekstgwny"/>
              <w:rPr>
                <w:szCs w:val="24"/>
                <w:lang w:val="en-US" w:eastAsia="en-US"/>
              </w:rPr>
            </w:pPr>
            <w:r w:rsidRPr="00201E93">
              <w:rPr>
                <w:b/>
                <w:color w:val="000000"/>
                <w:lang w:val="en-US" w:eastAsia="en-US"/>
              </w:rPr>
              <w:t>Ogółem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4DED54" w14:textId="77777777" w:rsidR="00201E93" w:rsidRPr="00201E93" w:rsidRDefault="00201E93" w:rsidP="00201E93">
            <w:pPr>
              <w:spacing w:line="240" w:lineRule="auto"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969006" w14:textId="77777777" w:rsidR="00201E93" w:rsidRPr="00201E93" w:rsidRDefault="00201E93" w:rsidP="00CA5087">
            <w:pPr>
              <w:pStyle w:val="DYPtekstgwny"/>
              <w:rPr>
                <w:szCs w:val="24"/>
                <w:lang w:val="en-US" w:eastAsia="en-US"/>
              </w:rPr>
            </w:pPr>
            <w:r w:rsidRPr="00201E93">
              <w:rPr>
                <w:b/>
                <w:color w:val="000000"/>
                <w:lang w:val="en-US" w:eastAsia="en-US"/>
              </w:rPr>
              <w:t>12+1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200E39" w14:textId="77777777" w:rsidR="00201E93" w:rsidRPr="00201E93" w:rsidRDefault="00201E93" w:rsidP="00CA5087">
            <w:pPr>
              <w:pStyle w:val="DYPtekstgwny"/>
              <w:rPr>
                <w:szCs w:val="24"/>
                <w:lang w:val="en-US" w:eastAsia="en-US"/>
              </w:rPr>
            </w:pPr>
            <w:r w:rsidRPr="00201E93">
              <w:rPr>
                <w:b/>
                <w:color w:val="000000"/>
                <w:lang w:val="en-US" w:eastAsia="en-US"/>
              </w:rPr>
              <w:t>9600</w:t>
            </w:r>
          </w:p>
        </w:tc>
      </w:tr>
    </w:tbl>
    <w:p w14:paraId="5DF5E46C" w14:textId="77777777" w:rsidR="00201E93" w:rsidRPr="00201E93" w:rsidRDefault="00201E93" w:rsidP="00CA5087">
      <w:pPr>
        <w:pStyle w:val="DYPtekstgwny"/>
        <w:rPr>
          <w:lang w:val="en-US" w:eastAsia="en-US"/>
        </w:rPr>
      </w:pPr>
    </w:p>
    <w:p w14:paraId="3D48EED5" w14:textId="77777777" w:rsidR="00201E93" w:rsidRPr="00201E93" w:rsidRDefault="00201E93" w:rsidP="00CA5087">
      <w:pPr>
        <w:pStyle w:val="DYPtekstgwny"/>
        <w:rPr>
          <w:szCs w:val="24"/>
          <w:lang w:eastAsia="en-US"/>
        </w:rPr>
      </w:pPr>
      <w:r w:rsidRPr="00201E93">
        <w:rPr>
          <w:color w:val="000000"/>
          <w:lang w:eastAsia="en-US"/>
        </w:rPr>
        <w:t>Rzeczywisty czas realizacji etapu rozwoju wyniósł 13 minut.</w:t>
      </w:r>
    </w:p>
    <w:p w14:paraId="31FF34ED" w14:textId="77777777" w:rsidR="00201E93" w:rsidRPr="00201E93" w:rsidRDefault="00201E93" w:rsidP="00CA5087">
      <w:pPr>
        <w:pStyle w:val="DYPtekstgwny"/>
        <w:rPr>
          <w:lang w:eastAsia="en-US"/>
        </w:rPr>
      </w:pPr>
    </w:p>
    <w:p w14:paraId="269E2FE1" w14:textId="77777777" w:rsidR="00201E93" w:rsidRPr="00201E93" w:rsidRDefault="00201E93" w:rsidP="00907849">
      <w:pPr>
        <w:pStyle w:val="DYPnazwapodrozdziau"/>
        <w:rPr>
          <w:lang w:val="en-US" w:eastAsia="en-US"/>
        </w:rPr>
      </w:pPr>
      <w:bookmarkStart w:id="13" w:name="_Toc232531898"/>
      <w:bookmarkStart w:id="14" w:name="_Toc232532772"/>
      <w:proofErr w:type="spellStart"/>
      <w:r w:rsidRPr="00201E93">
        <w:rPr>
          <w:lang w:val="en-US" w:eastAsia="en-US"/>
        </w:rPr>
        <w:t>Etap</w:t>
      </w:r>
      <w:proofErr w:type="spellEnd"/>
      <w:r w:rsidRPr="00201E93">
        <w:rPr>
          <w:lang w:val="en-US" w:eastAsia="en-US"/>
        </w:rPr>
        <w:t xml:space="preserve"> 3: </w:t>
      </w:r>
      <w:proofErr w:type="spellStart"/>
      <w:r w:rsidRPr="00201E93">
        <w:rPr>
          <w:lang w:val="en-US" w:eastAsia="en-US"/>
        </w:rPr>
        <w:t>Rysowanie</w:t>
      </w:r>
      <w:proofErr w:type="spellEnd"/>
      <w:r w:rsidRPr="00201E93">
        <w:rPr>
          <w:lang w:val="en-US" w:eastAsia="en-US"/>
        </w:rPr>
        <w:t xml:space="preserve"> (Design)</w:t>
      </w:r>
      <w:bookmarkEnd w:id="13"/>
      <w:bookmarkEnd w:id="14"/>
    </w:p>
    <w:p w14:paraId="1D9FA508" w14:textId="77777777" w:rsidR="00201E93" w:rsidRPr="00201E93" w:rsidRDefault="00201E93" w:rsidP="00CA5087">
      <w:pPr>
        <w:pStyle w:val="DYPtekstgwny"/>
        <w:rPr>
          <w:lang w:val="en-US" w:eastAsia="en-US"/>
        </w:rPr>
      </w:pPr>
    </w:p>
    <w:p w14:paraId="07544EFD" w14:textId="4A9FA414" w:rsidR="007F2DD0" w:rsidRDefault="007F2DD0" w:rsidP="007F2DD0">
      <w:pPr>
        <w:pStyle w:val="DYPtabliceirysunkitytu"/>
      </w:pPr>
      <w:bookmarkStart w:id="15" w:name="_Toc232533143"/>
      <w:r>
        <w:lastRenderedPageBreak/>
        <w:t xml:space="preserve">Rysunek </w:t>
      </w:r>
      <w:fldSimple w:instr=" SEQ Rysunek \* ARABIC ">
        <w:r>
          <w:rPr>
            <w:noProof/>
          </w:rPr>
          <w:t>1</w:t>
        </w:r>
      </w:fldSimple>
      <w:r>
        <w:t xml:space="preserve">. </w:t>
      </w:r>
      <w:r w:rsidRPr="00F67DB8">
        <w:t>projektu lewej ściany z przejściem do domu</w:t>
      </w:r>
      <w:bookmarkEnd w:id="15"/>
    </w:p>
    <w:p w14:paraId="108AD2AA" w14:textId="687ABD21" w:rsidR="00201E93" w:rsidRPr="00201E93" w:rsidRDefault="00201E93" w:rsidP="00B22799">
      <w:pPr>
        <w:pStyle w:val="DYPtabliceirysunkitytu"/>
        <w:rPr>
          <w:lang w:eastAsia="en-US"/>
        </w:rPr>
      </w:pPr>
      <w:r w:rsidRPr="00201E93">
        <w:rPr>
          <w:noProof/>
          <w:bdr w:val="none" w:sz="0" w:space="0" w:color="auto" w:frame="1"/>
          <w:lang w:val="en-US" w:eastAsia="en-US"/>
        </w:rPr>
        <w:drawing>
          <wp:inline distT="0" distB="0" distL="0" distR="0" wp14:anchorId="0A6F13AA" wp14:editId="5DAA4736">
            <wp:extent cx="5452820" cy="3014133"/>
            <wp:effectExtent l="0" t="0" r="0" b="0"/>
            <wp:docPr id="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505" b="30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000" cy="301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C0846C" w14:textId="77777777" w:rsidR="00201E93" w:rsidRPr="00201E93" w:rsidRDefault="00201E93" w:rsidP="00CA5087">
      <w:pPr>
        <w:pStyle w:val="DYPtekstgwny"/>
        <w:rPr>
          <w:lang w:eastAsia="en-US"/>
        </w:rPr>
      </w:pPr>
    </w:p>
    <w:p w14:paraId="2AA83170" w14:textId="4C58B799" w:rsidR="007F2DD0" w:rsidRDefault="007F2DD0" w:rsidP="007F2DD0">
      <w:pPr>
        <w:pStyle w:val="DYPtabliceirysunkitytu"/>
      </w:pPr>
      <w:bookmarkStart w:id="16" w:name="_Toc232533144"/>
      <w:r>
        <w:t xml:space="preserve">Rysunek </w:t>
      </w:r>
      <w:fldSimple w:instr=" SEQ Rysunek \* ARABIC ">
        <w:r>
          <w:rPr>
            <w:noProof/>
          </w:rPr>
          <w:t>2</w:t>
        </w:r>
      </w:fldSimple>
      <w:r w:rsidRPr="00F62D84">
        <w:t>. projektu prawej ściany z zlewem</w:t>
      </w:r>
      <w:bookmarkEnd w:id="16"/>
    </w:p>
    <w:p w14:paraId="4CA4F3B5" w14:textId="3109AF3E" w:rsidR="00201E93" w:rsidRPr="00201E93" w:rsidRDefault="00201E93" w:rsidP="00B22799">
      <w:pPr>
        <w:pStyle w:val="DYPtabliceirysunkitytu"/>
        <w:rPr>
          <w:lang w:eastAsia="en-US"/>
        </w:rPr>
      </w:pPr>
      <w:r w:rsidRPr="00201E93">
        <w:rPr>
          <w:noProof/>
          <w:bdr w:val="none" w:sz="0" w:space="0" w:color="auto" w:frame="1"/>
          <w:lang w:val="en-US" w:eastAsia="en-US"/>
        </w:rPr>
        <w:drawing>
          <wp:inline distT="0" distB="0" distL="0" distR="0" wp14:anchorId="039F7F4C" wp14:editId="0E92CE86">
            <wp:extent cx="3606585" cy="3758565"/>
            <wp:effectExtent l="0" t="0" r="0" b="0"/>
            <wp:docPr id="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57" t="21686" r="11495" b="19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751" cy="375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643BD" w14:textId="77777777" w:rsidR="00201E93" w:rsidRPr="00201E93" w:rsidRDefault="00201E93" w:rsidP="00CA5087">
      <w:pPr>
        <w:pStyle w:val="DYPtekstgwny"/>
        <w:rPr>
          <w:lang w:eastAsia="en-US"/>
        </w:rPr>
      </w:pPr>
    </w:p>
    <w:p w14:paraId="52310574" w14:textId="4C00DCC4" w:rsidR="007E7B16" w:rsidRDefault="007E7B16" w:rsidP="007E7B16">
      <w:pPr>
        <w:pStyle w:val="DYPtabliceirysunkitytu"/>
      </w:pPr>
      <w:bookmarkStart w:id="17" w:name="_Toc232533145"/>
      <w:r>
        <w:lastRenderedPageBreak/>
        <w:t xml:space="preserve">Rysunek </w:t>
      </w:r>
      <w:fldSimple w:instr=" SEQ Rysunek \* ARABIC ">
        <w:r>
          <w:rPr>
            <w:noProof/>
          </w:rPr>
          <w:t>3</w:t>
        </w:r>
      </w:fldSimple>
      <w:r w:rsidRPr="002A0A88">
        <w:t>. projektu przedniej ściany z bramą wjazdową</w:t>
      </w:r>
      <w:bookmarkEnd w:id="17"/>
    </w:p>
    <w:p w14:paraId="1982DBA1" w14:textId="44E21D97" w:rsidR="00201E93" w:rsidRPr="00201E93" w:rsidRDefault="00201E93" w:rsidP="001B79D8">
      <w:pPr>
        <w:pStyle w:val="DYPtabliceirysunkitytu"/>
        <w:rPr>
          <w:lang w:eastAsia="en-US"/>
        </w:rPr>
      </w:pPr>
      <w:r w:rsidRPr="00201E93">
        <w:rPr>
          <w:noProof/>
          <w:bdr w:val="none" w:sz="0" w:space="0" w:color="auto" w:frame="1"/>
          <w:lang w:val="en-US" w:eastAsia="en-US"/>
        </w:rPr>
        <w:drawing>
          <wp:inline distT="0" distB="0" distL="0" distR="0" wp14:anchorId="618B6067" wp14:editId="5B871261">
            <wp:extent cx="4046522" cy="4283075"/>
            <wp:effectExtent l="0" t="0" r="0" b="3175"/>
            <wp:docPr id="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06" t="13014" r="10876" b="13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831" cy="4284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D0E37A" w14:textId="08AAA799" w:rsidR="00C07CF2" w:rsidRDefault="00C07CF2" w:rsidP="00C07CF2">
      <w:pPr>
        <w:pStyle w:val="DYPtabliceirysunkitytu"/>
      </w:pPr>
      <w:bookmarkStart w:id="18" w:name="_Toc232533146"/>
      <w:r>
        <w:t xml:space="preserve">Rysunek </w:t>
      </w:r>
      <w:fldSimple w:instr=" SEQ Rysunek \* ARABIC ">
        <w:r>
          <w:rPr>
            <w:noProof/>
          </w:rPr>
          <w:t>4</w:t>
        </w:r>
      </w:fldSimple>
      <w:r w:rsidRPr="0041027C">
        <w:t>. projektu tylnej ściany z drzwiami alarmowymi</w:t>
      </w:r>
      <w:bookmarkEnd w:id="18"/>
    </w:p>
    <w:p w14:paraId="4C306716" w14:textId="7ADC01C6" w:rsidR="00201E93" w:rsidRPr="00B22799" w:rsidRDefault="00201E93" w:rsidP="00B22799">
      <w:pPr>
        <w:pStyle w:val="DYPtabliceirysunkitytu"/>
      </w:pPr>
      <w:r w:rsidRPr="00B22799">
        <w:rPr>
          <w:noProof/>
        </w:rPr>
        <w:drawing>
          <wp:inline distT="0" distB="0" distL="0" distR="0" wp14:anchorId="454D85F5" wp14:editId="5BC8D561">
            <wp:extent cx="5453380" cy="2971800"/>
            <wp:effectExtent l="0" t="0" r="0" b="0"/>
            <wp:docPr id="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000" cy="2972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EF8849" w14:textId="77777777" w:rsidR="00201E93" w:rsidRPr="00201E93" w:rsidRDefault="00201E93" w:rsidP="00CA5087">
      <w:pPr>
        <w:pStyle w:val="DYPtekstgwny"/>
        <w:rPr>
          <w:lang w:eastAsia="en-US"/>
        </w:rPr>
      </w:pPr>
    </w:p>
    <w:p w14:paraId="68CC8DD9" w14:textId="5F82F37A" w:rsidR="002B27CB" w:rsidRDefault="002B27CB" w:rsidP="002B27CB">
      <w:pPr>
        <w:pStyle w:val="DYPtabliceirysunkitytu"/>
      </w:pPr>
      <w:bookmarkStart w:id="19" w:name="_Toc232533147"/>
      <w:r>
        <w:lastRenderedPageBreak/>
        <w:t xml:space="preserve">Rysunek </w:t>
      </w:r>
      <w:fldSimple w:instr=" SEQ Rysunek \* ARABIC ">
        <w:r w:rsidR="001B79D8">
          <w:rPr>
            <w:noProof/>
          </w:rPr>
          <w:t>5</w:t>
        </w:r>
      </w:fldSimple>
      <w:r w:rsidRPr="00757C16">
        <w:t>. projektu dachu i poddaszka</w:t>
      </w:r>
      <w:bookmarkEnd w:id="19"/>
    </w:p>
    <w:p w14:paraId="2A89C520" w14:textId="39FF76F6" w:rsidR="00B22799" w:rsidRPr="001B79D8" w:rsidRDefault="00201E93" w:rsidP="001B79D8">
      <w:pPr>
        <w:pStyle w:val="DYPtabliceirysunkitytu"/>
        <w:rPr>
          <w:lang w:eastAsia="en-US"/>
        </w:rPr>
      </w:pPr>
      <w:r w:rsidRPr="00201E93">
        <w:rPr>
          <w:noProof/>
          <w:bdr w:val="none" w:sz="0" w:space="0" w:color="auto" w:frame="1"/>
          <w:lang w:val="en-US" w:eastAsia="en-US"/>
        </w:rPr>
        <w:drawing>
          <wp:inline distT="0" distB="0" distL="0" distR="0" wp14:anchorId="3677BA55" wp14:editId="52E22690">
            <wp:extent cx="5453380" cy="3118485"/>
            <wp:effectExtent l="0" t="0" r="0" b="5715"/>
            <wp:docPr id="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310" b="34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000" cy="31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AE101E" w14:textId="14DA457F" w:rsidR="001B79D8" w:rsidRDefault="001B79D8" w:rsidP="001B79D8">
      <w:pPr>
        <w:pStyle w:val="DYPtabliceirysunkitytu"/>
      </w:pPr>
      <w:bookmarkStart w:id="20" w:name="_Toc232533148"/>
      <w:r>
        <w:t xml:space="preserve">Rysunek </w:t>
      </w:r>
      <w:fldSimple w:instr=" SEQ Rysunek \* ARABIC ">
        <w:r>
          <w:rPr>
            <w:noProof/>
          </w:rPr>
          <w:t>6</w:t>
        </w:r>
      </w:fldSimple>
      <w:r w:rsidRPr="00107C0E">
        <w:t>. Widok projektu z góry (perspektywa dachu)</w:t>
      </w:r>
      <w:bookmarkEnd w:id="20"/>
    </w:p>
    <w:p w14:paraId="77AF57AC" w14:textId="0F32CA5B" w:rsidR="00201E93" w:rsidRPr="00201E93" w:rsidRDefault="00201E93" w:rsidP="00CA5087">
      <w:pPr>
        <w:pStyle w:val="DYPtekstgwny"/>
        <w:rPr>
          <w:szCs w:val="24"/>
          <w:lang w:val="en-US" w:eastAsia="en-US"/>
        </w:rPr>
      </w:pPr>
      <w:r w:rsidRPr="00201E93">
        <w:rPr>
          <w:bdr w:val="none" w:sz="0" w:space="0" w:color="auto" w:frame="1"/>
          <w:lang w:val="en-US" w:eastAsia="en-US"/>
        </w:rPr>
        <w:drawing>
          <wp:inline distT="0" distB="0" distL="0" distR="0" wp14:anchorId="2DBA7023" wp14:editId="5174F6F4">
            <wp:extent cx="4733925" cy="3076575"/>
            <wp:effectExtent l="0" t="0" r="9525" b="9525"/>
            <wp:docPr id="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14" t="32285" r="15228" b="33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1E11D2" w14:textId="77777777" w:rsidR="00B22799" w:rsidRDefault="00B22799" w:rsidP="00CA5087">
      <w:pPr>
        <w:pStyle w:val="DYPtekstgwny"/>
        <w:rPr>
          <w:b/>
          <w:bCs w:val="0"/>
          <w:color w:val="000000"/>
          <w:sz w:val="32"/>
          <w:szCs w:val="32"/>
          <w:lang w:val="en-US" w:eastAsia="en-US"/>
        </w:rPr>
      </w:pPr>
      <w:r>
        <w:rPr>
          <w:b/>
          <w:color w:val="000000"/>
          <w:sz w:val="32"/>
          <w:szCs w:val="32"/>
          <w:lang w:val="en-US" w:eastAsia="en-US"/>
        </w:rPr>
        <w:br w:type="page"/>
      </w:r>
    </w:p>
    <w:p w14:paraId="1CC36A9B" w14:textId="2450501C" w:rsidR="00201E93" w:rsidRPr="00E969A0" w:rsidRDefault="00201E93" w:rsidP="00D2346E">
      <w:pPr>
        <w:pStyle w:val="DYPnazwarozdziau"/>
        <w:rPr>
          <w:sz w:val="36"/>
          <w:szCs w:val="36"/>
          <w:lang w:eastAsia="en-US"/>
        </w:rPr>
      </w:pPr>
      <w:bookmarkStart w:id="21" w:name="_Toc232532773"/>
      <w:r w:rsidRPr="00E969A0">
        <w:rPr>
          <w:lang w:eastAsia="en-US"/>
        </w:rPr>
        <w:lastRenderedPageBreak/>
        <w:t>MOJE ZADANIA W PROJEKCIE</w:t>
      </w:r>
      <w:bookmarkEnd w:id="21"/>
    </w:p>
    <w:p w14:paraId="3A8205C3" w14:textId="5FE2FDFF" w:rsidR="00F00C32" w:rsidRPr="005269CA" w:rsidRDefault="00F00C32" w:rsidP="00F00C32">
      <w:pPr>
        <w:pStyle w:val="DYPnazwarodziauROZDZIAX"/>
      </w:pPr>
      <w:bookmarkStart w:id="22" w:name="_Toc232532774"/>
      <w:r>
        <w:rPr>
          <w:lang w:eastAsia="en-US"/>
        </w:rPr>
        <w:t>Adam roma</w:t>
      </w:r>
      <w:r w:rsidRPr="005269CA">
        <w:t>ševski</w:t>
      </w:r>
      <w:bookmarkEnd w:id="22"/>
    </w:p>
    <w:p w14:paraId="3F6C28CB" w14:textId="77777777" w:rsidR="00201E93" w:rsidRPr="00E969A0" w:rsidRDefault="00201E93" w:rsidP="00CA5087">
      <w:pPr>
        <w:pStyle w:val="DYPtekstgwny"/>
        <w:rPr>
          <w:lang w:eastAsia="en-US"/>
        </w:rPr>
      </w:pPr>
    </w:p>
    <w:p w14:paraId="3365BFF3" w14:textId="77777777" w:rsidR="00201E93" w:rsidRPr="00E969A0" w:rsidRDefault="00201E93" w:rsidP="00CA5087">
      <w:pPr>
        <w:pStyle w:val="DYPtekstgwny"/>
        <w:rPr>
          <w:szCs w:val="24"/>
          <w:lang w:eastAsia="en-US"/>
        </w:rPr>
      </w:pPr>
      <w:r w:rsidRPr="00201E93">
        <w:rPr>
          <w:color w:val="000000"/>
          <w:lang w:eastAsia="en-US"/>
        </w:rPr>
        <w:t xml:space="preserve">W trakcie pracy nad projektem pełniłem różnorodne role, angażując się zarówno w proces planowania, jak i w realizację konkretnych elementów konstrukcji. </w:t>
      </w:r>
      <w:r w:rsidRPr="00E969A0">
        <w:rPr>
          <w:color w:val="000000"/>
          <w:szCs w:val="24"/>
          <w:lang w:eastAsia="en-US"/>
        </w:rPr>
        <w:t>Poniżej przedstawiam szczegółowy opis moich zadań:</w:t>
      </w:r>
    </w:p>
    <w:p w14:paraId="61819CB3" w14:textId="77777777" w:rsidR="00201E93" w:rsidRPr="00E969A0" w:rsidRDefault="00201E93" w:rsidP="00CA5087">
      <w:pPr>
        <w:pStyle w:val="DYPtekstgwny"/>
        <w:rPr>
          <w:lang w:eastAsia="en-US"/>
        </w:rPr>
      </w:pPr>
    </w:p>
    <w:p w14:paraId="44656D8C" w14:textId="77777777" w:rsidR="00201E93" w:rsidRPr="00E969A0" w:rsidRDefault="00201E93" w:rsidP="00CA5087">
      <w:pPr>
        <w:pStyle w:val="DYPtekstgwny"/>
        <w:rPr>
          <w:szCs w:val="24"/>
          <w:lang w:eastAsia="en-US"/>
        </w:rPr>
      </w:pPr>
      <w:r w:rsidRPr="00E969A0">
        <w:rPr>
          <w:b/>
          <w:color w:val="000000"/>
          <w:sz w:val="28"/>
          <w:lang w:eastAsia="en-US"/>
        </w:rPr>
        <w:t>Faza planowania i koncepcji</w:t>
      </w:r>
    </w:p>
    <w:p w14:paraId="02286AA1" w14:textId="77777777" w:rsidR="00201E93" w:rsidRPr="00E969A0" w:rsidRDefault="00201E93" w:rsidP="00CA5087">
      <w:pPr>
        <w:pStyle w:val="DYPtekstgwny"/>
        <w:rPr>
          <w:szCs w:val="24"/>
          <w:lang w:eastAsia="en-US"/>
        </w:rPr>
      </w:pPr>
      <w:r w:rsidRPr="00E969A0">
        <w:rPr>
          <w:lang w:eastAsia="en-US"/>
        </w:rPr>
        <w:br/>
      </w:r>
    </w:p>
    <w:p w14:paraId="638F6300" w14:textId="77777777" w:rsidR="00201E93" w:rsidRPr="00201E93" w:rsidRDefault="00201E93" w:rsidP="00B66252">
      <w:pPr>
        <w:pStyle w:val="DYPtekstgwny"/>
        <w:numPr>
          <w:ilvl w:val="0"/>
          <w:numId w:val="3"/>
        </w:numPr>
        <w:rPr>
          <w:color w:val="000000"/>
          <w:szCs w:val="24"/>
          <w:lang w:eastAsia="en-US"/>
        </w:rPr>
      </w:pPr>
      <w:r w:rsidRPr="00201E93">
        <w:rPr>
          <w:b/>
          <w:color w:val="000000"/>
          <w:lang w:eastAsia="en-US"/>
        </w:rPr>
        <w:t>Wymyślanie koncepcji garażu</w:t>
      </w:r>
      <w:r w:rsidRPr="00201E93">
        <w:rPr>
          <w:color w:val="000000"/>
          <w:szCs w:val="24"/>
          <w:lang w:eastAsia="en-US"/>
        </w:rPr>
        <w:t>: Uczestniczyłem aktywnie w dyskusjach zespołowych dotyczących architektury garażu. Początkowo podejście naszej grupy było nadmiernie skomplikowane – planowaliśmy funkcjonalne garażu oraz różne fantazje. Z czasem zrozumieliśmy, że projekt powinien być prostszy, co pozwoliło nam skupić się na podstawowych wymaganiach.</w:t>
      </w:r>
    </w:p>
    <w:p w14:paraId="0ED5DFE8" w14:textId="77777777" w:rsidR="00201E93" w:rsidRPr="00201E93" w:rsidRDefault="00201E93" w:rsidP="00B66252">
      <w:pPr>
        <w:pStyle w:val="DYPtekstgwny"/>
        <w:numPr>
          <w:ilvl w:val="0"/>
          <w:numId w:val="3"/>
        </w:numPr>
        <w:rPr>
          <w:color w:val="000000"/>
          <w:szCs w:val="24"/>
          <w:lang w:eastAsia="en-US"/>
        </w:rPr>
      </w:pPr>
      <w:r w:rsidRPr="00201E93">
        <w:rPr>
          <w:b/>
          <w:color w:val="000000"/>
          <w:szCs w:val="24"/>
          <w:lang w:eastAsia="en-US"/>
        </w:rPr>
        <w:t>Koordynacja międzygrupowa</w:t>
      </w:r>
      <w:r w:rsidRPr="00201E93">
        <w:rPr>
          <w:color w:val="000000"/>
          <w:szCs w:val="24"/>
          <w:lang w:eastAsia="en-US"/>
        </w:rPr>
        <w:t>: Pełniłem rolę zwykłego pracownika a także dodawałem różnych propozycji.</w:t>
      </w:r>
    </w:p>
    <w:p w14:paraId="3DFB76C9" w14:textId="77777777" w:rsidR="00201E93" w:rsidRPr="00201E93" w:rsidRDefault="00201E93" w:rsidP="00B66252">
      <w:pPr>
        <w:pStyle w:val="DYPtekstgwny"/>
        <w:numPr>
          <w:ilvl w:val="0"/>
          <w:numId w:val="3"/>
        </w:numPr>
        <w:rPr>
          <w:color w:val="000000"/>
          <w:szCs w:val="24"/>
          <w:lang w:eastAsia="en-US"/>
        </w:rPr>
      </w:pPr>
      <w:r w:rsidRPr="00201E93">
        <w:rPr>
          <w:lang w:eastAsia="en-US"/>
        </w:rPr>
        <w:t>Skontaktowaliśmy się z grupą budującą samochód, aby ustalić jego wymiary i upewnić się, że garaż będzie odpowiednio przestronny. Skontaktowaliśmy się z grupą budującą dom miejsce, gdzie ma być drzwi do garażu.</w:t>
      </w:r>
    </w:p>
    <w:p w14:paraId="7308DD00" w14:textId="77777777" w:rsidR="00201E93" w:rsidRPr="00201E93" w:rsidRDefault="00201E93" w:rsidP="00B66252">
      <w:pPr>
        <w:pStyle w:val="DYPtekstgwny"/>
        <w:numPr>
          <w:ilvl w:val="0"/>
          <w:numId w:val="3"/>
        </w:numPr>
        <w:rPr>
          <w:color w:val="000000"/>
          <w:szCs w:val="24"/>
          <w:lang w:eastAsia="en-US"/>
        </w:rPr>
      </w:pPr>
      <w:r w:rsidRPr="00201E93">
        <w:rPr>
          <w:b/>
          <w:lang w:eastAsia="en-US"/>
        </w:rPr>
        <w:t>Podział pracy w zespole</w:t>
      </w:r>
      <w:r w:rsidRPr="00201E93">
        <w:rPr>
          <w:color w:val="000000"/>
          <w:szCs w:val="24"/>
          <w:lang w:eastAsia="en-US"/>
        </w:rPr>
        <w:t>: Brałem udział w dyskusjach dotyczących podziału zadań między członków grupy, dbając o sprawiedliwy i efektywny rozdział obowiązków.</w:t>
      </w:r>
    </w:p>
    <w:p w14:paraId="36133CFD" w14:textId="77777777" w:rsidR="00201E93" w:rsidRPr="00201E93" w:rsidRDefault="00201E93" w:rsidP="00CA5087">
      <w:pPr>
        <w:pStyle w:val="DYPtekstgwny"/>
        <w:rPr>
          <w:lang w:eastAsia="en-US"/>
        </w:rPr>
      </w:pPr>
    </w:p>
    <w:p w14:paraId="1B1796A5" w14:textId="77777777" w:rsidR="00201E93" w:rsidRPr="00E969A0" w:rsidRDefault="00201E93" w:rsidP="00CA5087">
      <w:pPr>
        <w:pStyle w:val="DYPtekstgwny"/>
        <w:rPr>
          <w:szCs w:val="24"/>
          <w:lang w:eastAsia="en-US"/>
        </w:rPr>
      </w:pPr>
      <w:r w:rsidRPr="00E969A0">
        <w:rPr>
          <w:b/>
          <w:sz w:val="28"/>
          <w:lang w:eastAsia="en-US"/>
        </w:rPr>
        <w:t>Faza projektowania (Design)</w:t>
      </w:r>
    </w:p>
    <w:p w14:paraId="72FAFE85" w14:textId="66423C22" w:rsidR="00201E93" w:rsidRPr="00E969A0" w:rsidRDefault="00201E93" w:rsidP="00CA5087">
      <w:pPr>
        <w:pStyle w:val="DYPtekstgwny"/>
        <w:rPr>
          <w:szCs w:val="24"/>
          <w:lang w:eastAsia="en-US"/>
        </w:rPr>
      </w:pPr>
    </w:p>
    <w:p w14:paraId="22033891" w14:textId="77777777" w:rsidR="00201E93" w:rsidRPr="00201E93" w:rsidRDefault="00201E93" w:rsidP="00B66252">
      <w:pPr>
        <w:pStyle w:val="DYPtekstgwny"/>
        <w:numPr>
          <w:ilvl w:val="0"/>
          <w:numId w:val="4"/>
        </w:numPr>
        <w:rPr>
          <w:color w:val="000000"/>
          <w:szCs w:val="24"/>
          <w:lang w:eastAsia="en-US"/>
        </w:rPr>
      </w:pPr>
      <w:r w:rsidRPr="00201E93">
        <w:rPr>
          <w:b/>
          <w:lang w:eastAsia="en-US"/>
        </w:rPr>
        <w:t>Rysowanie projektu prawej ściany</w:t>
      </w:r>
      <w:r w:rsidRPr="00201E93">
        <w:rPr>
          <w:color w:val="000000"/>
          <w:szCs w:val="24"/>
          <w:lang w:eastAsia="en-US"/>
        </w:rPr>
        <w:t>: Stworzyłem szczegółowy rysunek prawej ściany garażu, uwzględniając system odprowadzania wody (zlew wody i rynna). Projekt został wykonany z uwzględnieniem wymiarów modułowych klocków Lego, co zapewniło precyzyjną realizację w kolejnym etapie.</w:t>
      </w:r>
    </w:p>
    <w:p w14:paraId="709DDD14" w14:textId="77777777" w:rsidR="00201E93" w:rsidRPr="00201E93" w:rsidRDefault="00201E93" w:rsidP="00B66252">
      <w:pPr>
        <w:pStyle w:val="DYPtekstgwny"/>
        <w:numPr>
          <w:ilvl w:val="0"/>
          <w:numId w:val="4"/>
        </w:numPr>
        <w:rPr>
          <w:color w:val="000000"/>
          <w:szCs w:val="24"/>
          <w:lang w:eastAsia="en-US"/>
        </w:rPr>
      </w:pPr>
      <w:r w:rsidRPr="00201E93">
        <w:rPr>
          <w:b/>
          <w:lang w:eastAsia="en-US"/>
        </w:rPr>
        <w:t>Rysowanie projektu tylnej ściany</w:t>
      </w:r>
      <w:r w:rsidRPr="00201E93">
        <w:rPr>
          <w:color w:val="000000"/>
          <w:szCs w:val="24"/>
          <w:lang w:eastAsia="en-US"/>
        </w:rPr>
        <w:t>: Zaprojektowałem tylną ścianę garażu z alarmowymi drzwiami ewakuacyjnymi, spełniając wymaganie dotyczące bezpieczeństwa i dodatkowego wyjścia.</w:t>
      </w:r>
    </w:p>
    <w:p w14:paraId="73373043" w14:textId="77777777" w:rsidR="00201E93" w:rsidRPr="00E969A0" w:rsidRDefault="00201E93" w:rsidP="00B66252">
      <w:pPr>
        <w:pStyle w:val="DYPtekstgwny"/>
        <w:numPr>
          <w:ilvl w:val="0"/>
          <w:numId w:val="4"/>
        </w:numPr>
        <w:rPr>
          <w:color w:val="000000"/>
          <w:szCs w:val="24"/>
          <w:lang w:eastAsia="en-US"/>
        </w:rPr>
      </w:pPr>
      <w:r w:rsidRPr="00201E93">
        <w:rPr>
          <w:b/>
          <w:lang w:eastAsia="en-US"/>
        </w:rPr>
        <w:lastRenderedPageBreak/>
        <w:t>Składanie projektu w całość</w:t>
      </w:r>
      <w:r w:rsidRPr="00201E93">
        <w:rPr>
          <w:color w:val="000000"/>
          <w:szCs w:val="24"/>
          <w:lang w:eastAsia="en-US"/>
        </w:rPr>
        <w:t xml:space="preserve">: Wspólnie z kolegą z grupy (Tadeuszem, Danielem i Radkiem) zebrałem wszystkie elementy rysunkowe od członków zespołu i połączyłem je w jeden spójny projekt. </w:t>
      </w:r>
      <w:r w:rsidRPr="00E969A0">
        <w:rPr>
          <w:color w:val="000000"/>
          <w:szCs w:val="24"/>
          <w:lang w:eastAsia="en-US"/>
        </w:rPr>
        <w:t>Proces ten wymagał:</w:t>
      </w:r>
    </w:p>
    <w:p w14:paraId="27437F0A" w14:textId="77777777" w:rsidR="00201E93" w:rsidRPr="00E969A0" w:rsidRDefault="00201E93" w:rsidP="00B66252">
      <w:pPr>
        <w:pStyle w:val="DYPtekstgwny"/>
        <w:numPr>
          <w:ilvl w:val="0"/>
          <w:numId w:val="4"/>
        </w:numPr>
        <w:rPr>
          <w:color w:val="000000"/>
          <w:szCs w:val="24"/>
          <w:lang w:eastAsia="en-US"/>
        </w:rPr>
      </w:pPr>
      <w:r w:rsidRPr="00E969A0">
        <w:rPr>
          <w:lang w:eastAsia="en-US"/>
        </w:rPr>
        <w:t>Analizy kompatybilności poszczególnych ścian;</w:t>
      </w:r>
    </w:p>
    <w:p w14:paraId="636D707B" w14:textId="77777777" w:rsidR="00201E93" w:rsidRPr="00201E93" w:rsidRDefault="00201E93" w:rsidP="00B66252">
      <w:pPr>
        <w:pStyle w:val="DYPtekstgwny"/>
        <w:numPr>
          <w:ilvl w:val="0"/>
          <w:numId w:val="4"/>
        </w:numPr>
        <w:rPr>
          <w:color w:val="000000"/>
          <w:szCs w:val="24"/>
          <w:lang w:eastAsia="en-US"/>
        </w:rPr>
      </w:pPr>
      <w:r w:rsidRPr="00201E93">
        <w:rPr>
          <w:lang w:eastAsia="en-US"/>
        </w:rPr>
        <w:t>Ustalenia logicznej kolejności rysunków (tył, boki, przód, dach);</w:t>
      </w:r>
    </w:p>
    <w:p w14:paraId="78811451" w14:textId="77777777" w:rsidR="00201E93" w:rsidRPr="00201E93" w:rsidRDefault="00201E93" w:rsidP="00B66252">
      <w:pPr>
        <w:pStyle w:val="DYPtekstgwny"/>
        <w:numPr>
          <w:ilvl w:val="0"/>
          <w:numId w:val="4"/>
        </w:numPr>
        <w:rPr>
          <w:color w:val="000000"/>
          <w:szCs w:val="24"/>
          <w:lang w:eastAsia="en-US"/>
        </w:rPr>
      </w:pPr>
      <w:r w:rsidRPr="00201E93">
        <w:rPr>
          <w:lang w:eastAsia="en-US"/>
        </w:rPr>
        <w:t>Weryfikacji spójności wymiarów między elementami;</w:t>
      </w:r>
    </w:p>
    <w:p w14:paraId="0AF56E60" w14:textId="77777777" w:rsidR="00201E93" w:rsidRPr="00E969A0" w:rsidRDefault="00201E93" w:rsidP="00B66252">
      <w:pPr>
        <w:pStyle w:val="DYPtekstgwny"/>
        <w:numPr>
          <w:ilvl w:val="0"/>
          <w:numId w:val="4"/>
        </w:numPr>
        <w:rPr>
          <w:color w:val="000000"/>
          <w:szCs w:val="24"/>
          <w:lang w:eastAsia="en-US"/>
        </w:rPr>
      </w:pPr>
      <w:r w:rsidRPr="00E969A0">
        <w:rPr>
          <w:lang w:eastAsia="en-US"/>
        </w:rPr>
        <w:t>Ostatecznej kompilacji dokumentacji projektowej;</w:t>
      </w:r>
    </w:p>
    <w:p w14:paraId="0498119A" w14:textId="77777777" w:rsidR="00201E93" w:rsidRPr="00E969A0" w:rsidRDefault="00201E93" w:rsidP="00CA5087">
      <w:pPr>
        <w:pStyle w:val="DYPtekstgwny"/>
        <w:rPr>
          <w:lang w:eastAsia="en-US"/>
        </w:rPr>
      </w:pPr>
    </w:p>
    <w:p w14:paraId="58E7E150" w14:textId="77777777" w:rsidR="00201E93" w:rsidRPr="00E969A0" w:rsidRDefault="00201E93" w:rsidP="00CA5087">
      <w:pPr>
        <w:pStyle w:val="DYPtekstgwny"/>
        <w:rPr>
          <w:szCs w:val="24"/>
          <w:lang w:eastAsia="en-US"/>
        </w:rPr>
      </w:pPr>
      <w:r w:rsidRPr="00E969A0">
        <w:rPr>
          <w:b/>
          <w:sz w:val="28"/>
          <w:lang w:eastAsia="en-US"/>
        </w:rPr>
        <w:t>Planowanie budżetu i czasu</w:t>
      </w:r>
    </w:p>
    <w:p w14:paraId="52BBA5E2" w14:textId="77777777" w:rsidR="00201E93" w:rsidRPr="00E969A0" w:rsidRDefault="00201E93" w:rsidP="00CA5087">
      <w:pPr>
        <w:pStyle w:val="DYPtekstgwny"/>
        <w:rPr>
          <w:szCs w:val="24"/>
          <w:lang w:eastAsia="en-US"/>
        </w:rPr>
      </w:pPr>
      <w:r w:rsidRPr="00E969A0">
        <w:rPr>
          <w:lang w:eastAsia="en-US"/>
        </w:rPr>
        <w:br/>
      </w:r>
    </w:p>
    <w:p w14:paraId="03D7B78E" w14:textId="77777777" w:rsidR="00201E93" w:rsidRPr="00201E93" w:rsidRDefault="00201E93" w:rsidP="00B66252">
      <w:pPr>
        <w:pStyle w:val="DYPtekstgwny"/>
        <w:numPr>
          <w:ilvl w:val="0"/>
          <w:numId w:val="6"/>
        </w:numPr>
        <w:rPr>
          <w:color w:val="000000"/>
          <w:szCs w:val="24"/>
          <w:lang w:eastAsia="en-US"/>
        </w:rPr>
      </w:pPr>
      <w:r w:rsidRPr="00201E93">
        <w:rPr>
          <w:b/>
          <w:lang w:eastAsia="en-US"/>
        </w:rPr>
        <w:t>Kalkulacja kosztów i czasu</w:t>
      </w:r>
      <w:r w:rsidRPr="00201E93">
        <w:rPr>
          <w:color w:val="000000"/>
          <w:szCs w:val="24"/>
          <w:lang w:eastAsia="en-US"/>
        </w:rPr>
        <w:t>: Uczestniczyłem w szczegółowym wyliczaniu budżetu projektu oraz oszacowaniu czasu potrzebnego na poszczególne etapy pracy.</w:t>
      </w:r>
    </w:p>
    <w:p w14:paraId="05A97E02" w14:textId="77777777" w:rsidR="00201E93" w:rsidRPr="00201E93" w:rsidRDefault="00201E93" w:rsidP="00B66252">
      <w:pPr>
        <w:pStyle w:val="DYPtekstgwny"/>
        <w:numPr>
          <w:ilvl w:val="0"/>
          <w:numId w:val="6"/>
        </w:numPr>
        <w:rPr>
          <w:color w:val="000000"/>
          <w:szCs w:val="24"/>
          <w:lang w:eastAsia="en-US"/>
        </w:rPr>
      </w:pPr>
      <w:r w:rsidRPr="00201E93">
        <w:rPr>
          <w:b/>
          <w:lang w:eastAsia="en-US"/>
        </w:rPr>
        <w:t>Propozycja bufora czasowego</w:t>
      </w:r>
      <w:r w:rsidRPr="00201E93">
        <w:rPr>
          <w:color w:val="000000"/>
          <w:szCs w:val="24"/>
          <w:lang w:eastAsia="en-US"/>
        </w:rPr>
        <w:t>: Zaproponował wspólny pracownik, Tadeusz, zespołowi dodanie rezerwy czasowej na nieprzewidziane trudności. Dzięki temu zamiast pierwotnie planowanych 6 minut na etap planowania, założyliśmy 7 minut, co okazało się słuszną decyzją.</w:t>
      </w:r>
    </w:p>
    <w:p w14:paraId="5253C7C6" w14:textId="77777777" w:rsidR="00201E93" w:rsidRPr="00201E93" w:rsidRDefault="00201E93" w:rsidP="00CA5087">
      <w:pPr>
        <w:pStyle w:val="DYPtekstgwny"/>
        <w:rPr>
          <w:lang w:eastAsia="en-US"/>
        </w:rPr>
      </w:pPr>
    </w:p>
    <w:p w14:paraId="7323E7D8" w14:textId="77777777" w:rsidR="00201E93" w:rsidRPr="00E969A0" w:rsidRDefault="00201E93" w:rsidP="0095797C">
      <w:pPr>
        <w:pStyle w:val="DYPnazwarodziauROZDZIAX"/>
        <w:rPr>
          <w:sz w:val="27"/>
          <w:szCs w:val="27"/>
          <w:lang w:eastAsia="en-US"/>
        </w:rPr>
      </w:pPr>
      <w:bookmarkStart w:id="23" w:name="_Toc232531900"/>
      <w:bookmarkStart w:id="24" w:name="_Toc232532775"/>
      <w:r w:rsidRPr="00E969A0">
        <w:rPr>
          <w:lang w:eastAsia="en-US"/>
        </w:rPr>
        <w:t>Tadeuš Žukovskij</w:t>
      </w:r>
      <w:bookmarkEnd w:id="23"/>
      <w:bookmarkEnd w:id="24"/>
    </w:p>
    <w:p w14:paraId="1887BD49" w14:textId="77777777" w:rsidR="0037066D" w:rsidRDefault="0037066D" w:rsidP="00CA5087">
      <w:pPr>
        <w:pStyle w:val="DYPtekstgwny"/>
        <w:rPr>
          <w:lang w:eastAsia="en-US"/>
        </w:rPr>
      </w:pPr>
    </w:p>
    <w:p w14:paraId="43823F68" w14:textId="77777777" w:rsidR="00201E93" w:rsidRPr="00201E93" w:rsidRDefault="00201E93" w:rsidP="00CA5087">
      <w:pPr>
        <w:pStyle w:val="DYPtekstgwny"/>
        <w:rPr>
          <w:szCs w:val="24"/>
          <w:lang w:eastAsia="en-US"/>
        </w:rPr>
      </w:pPr>
      <w:r w:rsidRPr="00201E93">
        <w:rPr>
          <w:lang w:eastAsia="en-US"/>
        </w:rPr>
        <w:t>W trakcie pracy w mojej grupie zrobiłem następujące rzeczy:</w:t>
      </w:r>
    </w:p>
    <w:p w14:paraId="76C74F05" w14:textId="77777777" w:rsidR="00201E93" w:rsidRPr="00201E93" w:rsidRDefault="00201E93" w:rsidP="00B66252">
      <w:pPr>
        <w:pStyle w:val="DYPtekstgwny"/>
        <w:numPr>
          <w:ilvl w:val="0"/>
          <w:numId w:val="5"/>
        </w:numPr>
        <w:rPr>
          <w:sz w:val="22"/>
          <w:szCs w:val="22"/>
          <w:lang w:eastAsia="en-US"/>
        </w:rPr>
      </w:pPr>
      <w:r w:rsidRPr="00201E93">
        <w:rPr>
          <w:b/>
          <w:lang w:eastAsia="en-US"/>
        </w:rPr>
        <w:t>Wymyślanie garażu:</w:t>
      </w:r>
      <w:r w:rsidRPr="00201E93">
        <w:rPr>
          <w:color w:val="000000"/>
          <w:szCs w:val="24"/>
          <w:lang w:eastAsia="en-US"/>
        </w:rPr>
        <w:t xml:space="preserve"> Rozmawiałem z grupą o tym, jak zbudować garaż najprościej. Z początku trochę to przekombinowałem, bo nie wiedziałem, że nie musimy robić okien czy zamykanych drzwi. Sam też na początku nie zauważyłem, że fundament w ogóle nie jest nam potrzebny.</w:t>
      </w:r>
    </w:p>
    <w:p w14:paraId="572F75A4" w14:textId="53C469D5" w:rsidR="00201E93" w:rsidRPr="00201E93" w:rsidRDefault="00201E93" w:rsidP="00B66252">
      <w:pPr>
        <w:pStyle w:val="DYPtekstgwny"/>
        <w:numPr>
          <w:ilvl w:val="0"/>
          <w:numId w:val="5"/>
        </w:numPr>
        <w:rPr>
          <w:sz w:val="22"/>
          <w:szCs w:val="22"/>
          <w:lang w:eastAsia="en-US"/>
        </w:rPr>
      </w:pPr>
      <w:r w:rsidRPr="00201E93">
        <w:rPr>
          <w:b/>
          <w:color w:val="000000"/>
          <w:szCs w:val="24"/>
          <w:lang w:eastAsia="en-US"/>
        </w:rPr>
        <w:t>Kontakt z innymi grupami:</w:t>
      </w:r>
      <w:r w:rsidRPr="00201E93">
        <w:rPr>
          <w:color w:val="000000"/>
          <w:szCs w:val="24"/>
          <w:lang w:eastAsia="en-US"/>
        </w:rPr>
        <w:t xml:space="preserve"> Dogadywałem się z resztą sali, żeby nasze projekty do siebie pasowały:</w:t>
      </w:r>
    </w:p>
    <w:p w14:paraId="52C0F41C" w14:textId="77777777" w:rsidR="00201E93" w:rsidRPr="00201E93" w:rsidRDefault="00201E93" w:rsidP="00B66252">
      <w:pPr>
        <w:pStyle w:val="DYPtekstgwny"/>
        <w:numPr>
          <w:ilvl w:val="0"/>
          <w:numId w:val="5"/>
        </w:numPr>
        <w:rPr>
          <w:sz w:val="22"/>
          <w:szCs w:val="22"/>
          <w:lang w:eastAsia="en-US"/>
        </w:rPr>
      </w:pPr>
      <w:r w:rsidRPr="00201E93">
        <w:rPr>
          <w:b/>
          <w:lang w:eastAsia="en-US"/>
        </w:rPr>
        <w:t>Zapytałem grupę od auta</w:t>
      </w:r>
      <w:r w:rsidRPr="00201E93">
        <w:rPr>
          <w:color w:val="000000"/>
          <w:szCs w:val="24"/>
          <w:lang w:eastAsia="en-US"/>
        </w:rPr>
        <w:t>, jak duże będzie ich auto, żeby na pewno zmieściło się w garażu.</w:t>
      </w:r>
    </w:p>
    <w:p w14:paraId="4F61C6B7" w14:textId="77777777" w:rsidR="00201E93" w:rsidRPr="00201E93" w:rsidRDefault="00201E93" w:rsidP="00B66252">
      <w:pPr>
        <w:pStyle w:val="DYPtekstgwny"/>
        <w:numPr>
          <w:ilvl w:val="0"/>
          <w:numId w:val="5"/>
        </w:numPr>
        <w:rPr>
          <w:sz w:val="22"/>
          <w:szCs w:val="22"/>
          <w:lang w:eastAsia="en-US"/>
        </w:rPr>
      </w:pPr>
      <w:r w:rsidRPr="00201E93">
        <w:rPr>
          <w:b/>
          <w:lang w:eastAsia="en-US"/>
        </w:rPr>
        <w:t>Zapytałem grupę od domu</w:t>
      </w:r>
      <w:r w:rsidRPr="00201E93">
        <w:rPr>
          <w:color w:val="000000"/>
          <w:szCs w:val="24"/>
          <w:lang w:eastAsia="en-US"/>
        </w:rPr>
        <w:t>, czy nasz wygląd garażu będzie im pasował do ścian.</w:t>
      </w:r>
    </w:p>
    <w:p w14:paraId="75112D93" w14:textId="77777777" w:rsidR="00201E93" w:rsidRPr="00201E93" w:rsidRDefault="00201E93" w:rsidP="00B66252">
      <w:pPr>
        <w:pStyle w:val="DYPtekstgwny"/>
        <w:numPr>
          <w:ilvl w:val="0"/>
          <w:numId w:val="5"/>
        </w:numPr>
        <w:rPr>
          <w:sz w:val="22"/>
          <w:szCs w:val="22"/>
          <w:lang w:eastAsia="en-US"/>
        </w:rPr>
      </w:pPr>
      <w:r w:rsidRPr="00201E93">
        <w:rPr>
          <w:b/>
          <w:lang w:eastAsia="en-US"/>
        </w:rPr>
        <w:t>Podział pracy:</w:t>
      </w:r>
      <w:r w:rsidRPr="00201E93">
        <w:rPr>
          <w:color w:val="000000"/>
          <w:szCs w:val="24"/>
          <w:lang w:eastAsia="en-US"/>
        </w:rPr>
        <w:t xml:space="preserve"> Dyskutowałem z moją grupą o tym, jak mamy podzielić robotę między sobą.</w:t>
      </w:r>
    </w:p>
    <w:p w14:paraId="2F0E4B1A" w14:textId="77777777" w:rsidR="00201E93" w:rsidRPr="00201E93" w:rsidRDefault="00201E93" w:rsidP="00B66252">
      <w:pPr>
        <w:pStyle w:val="DYPtekstgwny"/>
        <w:numPr>
          <w:ilvl w:val="0"/>
          <w:numId w:val="5"/>
        </w:numPr>
        <w:rPr>
          <w:sz w:val="22"/>
          <w:szCs w:val="22"/>
          <w:lang w:eastAsia="en-US"/>
        </w:rPr>
      </w:pPr>
      <w:r w:rsidRPr="00201E93">
        <w:rPr>
          <w:b/>
          <w:lang w:eastAsia="en-US"/>
        </w:rPr>
        <w:lastRenderedPageBreak/>
        <w:t>Rysowanie projektu:</w:t>
      </w:r>
      <w:r w:rsidRPr="00201E93">
        <w:rPr>
          <w:color w:val="000000"/>
          <w:szCs w:val="24"/>
          <w:lang w:eastAsia="en-US"/>
        </w:rPr>
        <w:t xml:space="preserve"> Narysowałem projekt lewej ściany garażu (to ta ściana, gdzie jest przejście do domu). Zaznaczyłem, że ma mieć wymiary z klocków Lego: 5 na wysokość i 18 na szerokość.</w:t>
      </w:r>
    </w:p>
    <w:p w14:paraId="5263F119" w14:textId="77777777" w:rsidR="00201E93" w:rsidRPr="00201E93" w:rsidRDefault="00201E93" w:rsidP="00B66252">
      <w:pPr>
        <w:pStyle w:val="DYPtekstgwny"/>
        <w:numPr>
          <w:ilvl w:val="0"/>
          <w:numId w:val="5"/>
        </w:numPr>
        <w:rPr>
          <w:sz w:val="22"/>
          <w:szCs w:val="22"/>
          <w:lang w:eastAsia="en-US"/>
        </w:rPr>
      </w:pPr>
      <w:r w:rsidRPr="00201E93">
        <w:rPr>
          <w:b/>
          <w:lang w:eastAsia="en-US"/>
        </w:rPr>
        <w:t>Składanie projektu w całość:</w:t>
      </w:r>
      <w:r w:rsidRPr="00201E93">
        <w:rPr>
          <w:color w:val="000000"/>
          <w:szCs w:val="24"/>
          <w:lang w:eastAsia="en-US"/>
        </w:rPr>
        <w:t xml:space="preserve"> Razem z kolegą z grupy musieliśmy połączyć wszystkie nasze narysowane kartki w jeden wspólny projekt. Najpierw przegadaliśmy, jak najlepiej to zrobić, i w końcu dogadaliśmy się, że po prostu posortujemy je po kolei: od tylnej ściany do przedniej, a na samym końcu damy dach. Potem zebrałem wszystkie kartki od grupy (tył, boki, przód z bramą, dach) i złożyłem to w jeden gotowy projekt.</w:t>
      </w:r>
    </w:p>
    <w:p w14:paraId="5F251EF3" w14:textId="77777777" w:rsidR="00201E93" w:rsidRPr="00201E93" w:rsidRDefault="00201E93" w:rsidP="00B66252">
      <w:pPr>
        <w:pStyle w:val="DYPtekstgwny"/>
        <w:numPr>
          <w:ilvl w:val="0"/>
          <w:numId w:val="5"/>
        </w:numPr>
        <w:rPr>
          <w:sz w:val="22"/>
          <w:szCs w:val="22"/>
          <w:lang w:eastAsia="en-US"/>
        </w:rPr>
      </w:pPr>
      <w:r w:rsidRPr="00201E93">
        <w:rPr>
          <w:b/>
          <w:lang w:eastAsia="en-US"/>
        </w:rPr>
        <w:t>Budżet i czas:</w:t>
      </w:r>
      <w:r w:rsidRPr="00201E93">
        <w:rPr>
          <w:color w:val="000000"/>
          <w:szCs w:val="24"/>
          <w:lang w:eastAsia="en-US"/>
        </w:rPr>
        <w:t xml:space="preserve"> Brałem udział w wyliczaniu budżetu oraz ustalaniu, ile czasu zajmie nam budowa.</w:t>
      </w:r>
    </w:p>
    <w:p w14:paraId="2E214C6F" w14:textId="77777777" w:rsidR="00201E93" w:rsidRPr="00201E93" w:rsidRDefault="00201E93" w:rsidP="00B66252">
      <w:pPr>
        <w:pStyle w:val="DYPtekstgwny"/>
        <w:numPr>
          <w:ilvl w:val="0"/>
          <w:numId w:val="5"/>
        </w:numPr>
        <w:rPr>
          <w:sz w:val="22"/>
          <w:szCs w:val="22"/>
          <w:lang w:eastAsia="en-US"/>
        </w:rPr>
      </w:pPr>
      <w:r w:rsidRPr="00201E93">
        <w:rPr>
          <w:b/>
          <w:lang w:eastAsia="en-US"/>
        </w:rPr>
        <w:t>Dodatkowy czas (zapas):</w:t>
      </w:r>
      <w:r w:rsidRPr="00201E93">
        <w:rPr>
          <w:color w:val="000000"/>
          <w:szCs w:val="24"/>
          <w:lang w:eastAsia="en-US"/>
        </w:rPr>
        <w:t xml:space="preserve"> Zaproponowałem, żebyśmy dodali trochę zapasu czasu na niespodziewane problemy (zamiast planowanych 6 minut, zrobiliśmy 7 minut).</w:t>
      </w:r>
    </w:p>
    <w:p w14:paraId="4E7E1757" w14:textId="77777777" w:rsidR="00201E93" w:rsidRPr="00201E93" w:rsidRDefault="00201E93" w:rsidP="00CA5087">
      <w:pPr>
        <w:pStyle w:val="DYPtekstgwny"/>
        <w:rPr>
          <w:lang w:eastAsia="en-US"/>
        </w:rPr>
      </w:pPr>
    </w:p>
    <w:p w14:paraId="5652365A" w14:textId="77777777" w:rsidR="00201E93" w:rsidRPr="00E969A0" w:rsidRDefault="00201E93" w:rsidP="00B46792">
      <w:pPr>
        <w:pStyle w:val="DYPnazwarodziauROZDZIAX"/>
        <w:rPr>
          <w:sz w:val="27"/>
          <w:szCs w:val="27"/>
          <w:lang w:eastAsia="en-US"/>
        </w:rPr>
      </w:pPr>
      <w:bookmarkStart w:id="25" w:name="_Toc232531901"/>
      <w:bookmarkStart w:id="26" w:name="_Toc232532776"/>
      <w:r w:rsidRPr="00E969A0">
        <w:rPr>
          <w:lang w:eastAsia="en-US"/>
        </w:rPr>
        <w:t>Radosław Manak</w:t>
      </w:r>
      <w:bookmarkEnd w:id="25"/>
      <w:bookmarkEnd w:id="26"/>
    </w:p>
    <w:p w14:paraId="2AFBFB0E" w14:textId="77777777" w:rsidR="00201E93" w:rsidRPr="00E969A0" w:rsidRDefault="00201E93" w:rsidP="00CA5087">
      <w:pPr>
        <w:pStyle w:val="DYPtekstgwny"/>
        <w:rPr>
          <w:lang w:eastAsia="en-US"/>
        </w:rPr>
      </w:pPr>
    </w:p>
    <w:p w14:paraId="1FDB1231" w14:textId="77777777" w:rsidR="00201E93" w:rsidRPr="00201E93" w:rsidRDefault="00201E93" w:rsidP="00CA5087">
      <w:pPr>
        <w:pStyle w:val="DYPtekstgwny"/>
        <w:rPr>
          <w:szCs w:val="24"/>
          <w:lang w:eastAsia="en-US"/>
        </w:rPr>
      </w:pPr>
      <w:r w:rsidRPr="00201E93">
        <w:rPr>
          <w:lang w:eastAsia="en-US"/>
        </w:rPr>
        <w:t>W trakcie pracy w mojej grupie zrobiłem następujące rzeczy:</w:t>
      </w:r>
    </w:p>
    <w:p w14:paraId="3255ADEE" w14:textId="77777777" w:rsidR="00201E93" w:rsidRPr="00201E93" w:rsidRDefault="00201E93" w:rsidP="00B66252">
      <w:pPr>
        <w:pStyle w:val="DYPtekstgwny"/>
        <w:numPr>
          <w:ilvl w:val="0"/>
          <w:numId w:val="7"/>
        </w:numPr>
        <w:ind w:left="357" w:hanging="357"/>
        <w:jc w:val="left"/>
        <w:rPr>
          <w:szCs w:val="24"/>
          <w:lang w:eastAsia="en-US"/>
        </w:rPr>
      </w:pPr>
      <w:r w:rsidRPr="00201E93">
        <w:rPr>
          <w:b/>
          <w:lang w:eastAsia="en-US"/>
        </w:rPr>
        <w:t>Projektowanie dachu:</w:t>
      </w:r>
      <w:r w:rsidRPr="00201E93">
        <w:rPr>
          <w:b/>
          <w:lang w:eastAsia="en-US"/>
        </w:rPr>
        <w:br/>
      </w:r>
      <w:r w:rsidRPr="00201E93">
        <w:rPr>
          <w:color w:val="000000"/>
          <w:szCs w:val="24"/>
          <w:lang w:eastAsia="en-US"/>
        </w:rPr>
        <w:t xml:space="preserve"> Rozmawiałem z grupą o tym, jak powinien wyglądać dach naszego garażu i jak go najprościej zbudować z klocków Lego. Na początku zastanawialiśmy się, czy zrobić dach bardziej skomplikowany, ale ostatecznie uznaliśmy, że najlepiej będzie zrobić prosty i stabilny, żeby łatwo dało się go położyć na ścianach.</w:t>
      </w:r>
    </w:p>
    <w:p w14:paraId="1BFE4BEB" w14:textId="77777777" w:rsidR="00201E93" w:rsidRPr="00201E93" w:rsidRDefault="00201E93" w:rsidP="00B66252">
      <w:pPr>
        <w:pStyle w:val="DYPtekstgwny"/>
        <w:numPr>
          <w:ilvl w:val="0"/>
          <w:numId w:val="7"/>
        </w:numPr>
        <w:ind w:left="357" w:hanging="357"/>
        <w:jc w:val="left"/>
        <w:rPr>
          <w:szCs w:val="24"/>
          <w:lang w:eastAsia="en-US"/>
        </w:rPr>
      </w:pPr>
      <w:r w:rsidRPr="00201E93">
        <w:rPr>
          <w:b/>
          <w:lang w:eastAsia="en-US"/>
        </w:rPr>
        <w:t>Dopasowanie do reszty projektu:</w:t>
      </w:r>
      <w:r w:rsidRPr="00201E93">
        <w:rPr>
          <w:b/>
          <w:lang w:eastAsia="en-US"/>
        </w:rPr>
        <w:br/>
      </w:r>
      <w:r w:rsidRPr="00201E93">
        <w:rPr>
          <w:color w:val="000000"/>
          <w:szCs w:val="24"/>
          <w:lang w:eastAsia="en-US"/>
        </w:rPr>
        <w:t xml:space="preserve"> Sprawdzałem z kolegami z grupy, czy wymiary dachu będą pasowały do wcześniej zaprojektowanych ścian. Musiałem upewnić się, że dach będzie odpowiednio szeroki i długi, żeby zakryć cały garaż i dobrze opierał się na ścianach.</w:t>
      </w:r>
    </w:p>
    <w:p w14:paraId="05B342A7" w14:textId="77777777" w:rsidR="00201E93" w:rsidRPr="00201E93" w:rsidRDefault="00201E93" w:rsidP="00B66252">
      <w:pPr>
        <w:pStyle w:val="DYPtekstgwny"/>
        <w:numPr>
          <w:ilvl w:val="0"/>
          <w:numId w:val="7"/>
        </w:numPr>
        <w:ind w:left="357" w:hanging="357"/>
        <w:jc w:val="left"/>
        <w:rPr>
          <w:szCs w:val="24"/>
          <w:lang w:eastAsia="en-US"/>
        </w:rPr>
      </w:pPr>
      <w:r w:rsidRPr="00201E93">
        <w:rPr>
          <w:b/>
          <w:lang w:eastAsia="en-US"/>
        </w:rPr>
        <w:t>Rysowanie projektu:</w:t>
      </w:r>
      <w:r w:rsidRPr="00201E93">
        <w:rPr>
          <w:b/>
          <w:lang w:eastAsia="en-US"/>
        </w:rPr>
        <w:br/>
      </w:r>
      <w:r w:rsidRPr="00201E93">
        <w:rPr>
          <w:color w:val="000000"/>
          <w:szCs w:val="24"/>
          <w:lang w:eastAsia="en-US"/>
        </w:rPr>
        <w:t xml:space="preserve"> Narysowałem projekt dachu garażu. Zaznaczyłem jego wymiary z klocków Lego i sposób ułożenia klocków, tak żeby dach był stabilny i przykrywał cały garaż.</w:t>
      </w:r>
    </w:p>
    <w:p w14:paraId="4910B0B2" w14:textId="77777777" w:rsidR="00201E93" w:rsidRPr="00201E93" w:rsidRDefault="00201E93" w:rsidP="00B66252">
      <w:pPr>
        <w:pStyle w:val="DYPtekstgwny"/>
        <w:numPr>
          <w:ilvl w:val="0"/>
          <w:numId w:val="7"/>
        </w:numPr>
        <w:ind w:left="357" w:hanging="357"/>
        <w:jc w:val="left"/>
        <w:rPr>
          <w:szCs w:val="24"/>
          <w:lang w:eastAsia="en-US"/>
        </w:rPr>
      </w:pPr>
      <w:r w:rsidRPr="00201E93">
        <w:rPr>
          <w:b/>
          <w:lang w:eastAsia="en-US"/>
        </w:rPr>
        <w:t>Konsultowanie pomysłu z grupą:</w:t>
      </w:r>
      <w:r w:rsidRPr="00201E93">
        <w:rPr>
          <w:b/>
          <w:lang w:eastAsia="en-US"/>
        </w:rPr>
        <w:br/>
      </w:r>
      <w:r w:rsidRPr="00201E93">
        <w:rPr>
          <w:color w:val="000000"/>
          <w:szCs w:val="24"/>
          <w:lang w:eastAsia="en-US"/>
        </w:rPr>
        <w:t xml:space="preserve"> Pokazałem mój projekt reszcie grupy i wspólnie sprawdziliśmy, czy wszystko się zgadza z resztą garażu. Jeśli coś nie pasowało, poprawialiśmy to razem, żeby cały projekt był spójny.</w:t>
      </w:r>
    </w:p>
    <w:p w14:paraId="58E547F4" w14:textId="7094491D" w:rsidR="00201E93" w:rsidRPr="00B46792" w:rsidRDefault="00201E93" w:rsidP="00B66252">
      <w:pPr>
        <w:pStyle w:val="DYPtekstgwny"/>
        <w:numPr>
          <w:ilvl w:val="0"/>
          <w:numId w:val="7"/>
        </w:numPr>
        <w:ind w:left="357" w:hanging="357"/>
        <w:jc w:val="left"/>
        <w:rPr>
          <w:b/>
          <w:lang w:eastAsia="en-US"/>
        </w:rPr>
      </w:pPr>
      <w:r w:rsidRPr="00201E93">
        <w:rPr>
          <w:b/>
          <w:lang w:eastAsia="en-US"/>
        </w:rPr>
        <w:t>Łączenie z resztą projektu:</w:t>
      </w:r>
      <w:r w:rsidRPr="00201E93">
        <w:rPr>
          <w:b/>
          <w:lang w:eastAsia="en-US"/>
        </w:rPr>
        <w:br/>
      </w:r>
      <w:r w:rsidRPr="00201E93">
        <w:rPr>
          <w:color w:val="000000"/>
          <w:szCs w:val="24"/>
          <w:lang w:eastAsia="en-US"/>
        </w:rPr>
        <w:t xml:space="preserve"> Gdy wszystkie części garażu były już narysowane, mój projekt dachu został dodany jako </w:t>
      </w:r>
      <w:r w:rsidRPr="00201E93">
        <w:rPr>
          <w:color w:val="000000"/>
          <w:szCs w:val="24"/>
          <w:lang w:eastAsia="en-US"/>
        </w:rPr>
        <w:lastRenderedPageBreak/>
        <w:t>ostatni element całego planu garażu. Dzięki temu mogliśmy zobaczyć, jak będzie wyglądał cały garaż po złożeniu wszystkich części razem.</w:t>
      </w:r>
    </w:p>
    <w:p w14:paraId="70C16830" w14:textId="77777777" w:rsidR="0037066D" w:rsidRPr="00B46792" w:rsidRDefault="0037066D" w:rsidP="0037066D">
      <w:pPr>
        <w:pStyle w:val="DYPtekstgwny"/>
        <w:ind w:left="357"/>
        <w:jc w:val="left"/>
        <w:rPr>
          <w:b/>
          <w:lang w:eastAsia="en-US"/>
        </w:rPr>
      </w:pPr>
    </w:p>
    <w:p w14:paraId="6F063EFE" w14:textId="77777777" w:rsidR="00201E93" w:rsidRPr="00E969A0" w:rsidRDefault="00201E93" w:rsidP="00F4319B">
      <w:pPr>
        <w:pStyle w:val="DYPnazwarodziauROZDZIAX"/>
        <w:rPr>
          <w:sz w:val="27"/>
          <w:szCs w:val="27"/>
          <w:lang w:eastAsia="en-US"/>
        </w:rPr>
      </w:pPr>
      <w:bookmarkStart w:id="27" w:name="_Toc232531902"/>
      <w:bookmarkStart w:id="28" w:name="_Toc232532777"/>
      <w:r w:rsidRPr="00E969A0">
        <w:rPr>
          <w:lang w:eastAsia="en-US"/>
        </w:rPr>
        <w:t>Daniel Subatovič</w:t>
      </w:r>
      <w:bookmarkEnd w:id="27"/>
      <w:bookmarkEnd w:id="28"/>
    </w:p>
    <w:p w14:paraId="0090F711" w14:textId="77777777" w:rsidR="0037066D" w:rsidRDefault="0037066D" w:rsidP="00CA5087">
      <w:pPr>
        <w:pStyle w:val="DYPtekstgwny"/>
        <w:rPr>
          <w:lang w:eastAsia="en-US"/>
        </w:rPr>
      </w:pPr>
    </w:p>
    <w:p w14:paraId="5DAB90EE" w14:textId="77777777" w:rsidR="00201E93" w:rsidRPr="00201E93" w:rsidRDefault="00201E93" w:rsidP="00CA5087">
      <w:pPr>
        <w:pStyle w:val="DYPtekstgwny"/>
        <w:rPr>
          <w:szCs w:val="24"/>
          <w:lang w:eastAsia="en-US"/>
        </w:rPr>
      </w:pPr>
      <w:r w:rsidRPr="00201E93">
        <w:rPr>
          <w:lang w:eastAsia="en-US"/>
        </w:rPr>
        <w:t>W trakcie pracy w mojej grupie zrobiłem następujące rzeczy:</w:t>
      </w:r>
    </w:p>
    <w:p w14:paraId="19E3E1A4" w14:textId="77777777" w:rsidR="00201E93" w:rsidRPr="00201E93" w:rsidRDefault="00201E93" w:rsidP="00B66252">
      <w:pPr>
        <w:pStyle w:val="DYPtekstgwny"/>
        <w:numPr>
          <w:ilvl w:val="0"/>
          <w:numId w:val="8"/>
        </w:numPr>
        <w:jc w:val="left"/>
        <w:rPr>
          <w:szCs w:val="24"/>
          <w:lang w:eastAsia="en-US"/>
        </w:rPr>
      </w:pPr>
      <w:r w:rsidRPr="00201E93">
        <w:rPr>
          <w:b/>
          <w:sz w:val="28"/>
          <w:lang w:eastAsia="en-US"/>
        </w:rPr>
        <w:t>Faza planowania:</w:t>
      </w:r>
    </w:p>
    <w:p w14:paraId="565408A0" w14:textId="77777777" w:rsidR="00201E93" w:rsidRPr="00E969A0" w:rsidRDefault="00201E93" w:rsidP="00B66252">
      <w:pPr>
        <w:pStyle w:val="DYPtekstgwny"/>
        <w:numPr>
          <w:ilvl w:val="1"/>
          <w:numId w:val="8"/>
        </w:numPr>
        <w:jc w:val="left"/>
        <w:rPr>
          <w:szCs w:val="24"/>
          <w:lang w:eastAsia="en-US"/>
        </w:rPr>
      </w:pPr>
      <w:r w:rsidRPr="00201E93">
        <w:rPr>
          <w:lang w:eastAsia="en-US"/>
        </w:rPr>
        <w:t xml:space="preserve">Razem z grupą zrobiliśmy burzę mózgów, żeby wymyślić jak najprostrzy garaż, który spełniałby wymagania. Na początku straciliśmy czas od tego, że nie potrzebowaliśmy funkcjonalne drzwi garażu dla samochodu. Także w na środku pracy dowiedzieliśmy się, że fundament nie jest potrzebny. </w:t>
      </w:r>
      <w:r w:rsidRPr="00E969A0">
        <w:rPr>
          <w:color w:val="000000"/>
          <w:szCs w:val="24"/>
          <w:lang w:eastAsia="en-US"/>
        </w:rPr>
        <w:t>W końcu zaproponowałem jak możno stworzyć dach pod kątem.</w:t>
      </w:r>
    </w:p>
    <w:p w14:paraId="70DBB6DE" w14:textId="77777777" w:rsidR="00201E93" w:rsidRPr="00201E93" w:rsidRDefault="00201E93" w:rsidP="00B66252">
      <w:pPr>
        <w:pStyle w:val="DYPtekstgwny"/>
        <w:numPr>
          <w:ilvl w:val="1"/>
          <w:numId w:val="8"/>
        </w:numPr>
        <w:jc w:val="left"/>
        <w:rPr>
          <w:color w:val="000000"/>
          <w:szCs w:val="24"/>
          <w:lang w:eastAsia="en-US"/>
        </w:rPr>
      </w:pPr>
      <w:r w:rsidRPr="00201E93">
        <w:rPr>
          <w:lang w:eastAsia="en-US"/>
        </w:rPr>
        <w:t>Po jakimś czasie ja zacząłem rozmawiać i pytać inne grupy. Z grupą, która tworzyła samochód ustaliłem rozmiar ich auta i jakiej wielkości musi być garaż. Także z grupą ustaliliśmy z grupą domu z jakiej strony będzie wejście do domu.</w:t>
      </w:r>
    </w:p>
    <w:p w14:paraId="38034D33" w14:textId="77777777" w:rsidR="00201E93" w:rsidRPr="00201E93" w:rsidRDefault="00201E93" w:rsidP="00B66252">
      <w:pPr>
        <w:pStyle w:val="DYPtekstgwny"/>
        <w:numPr>
          <w:ilvl w:val="1"/>
          <w:numId w:val="8"/>
        </w:numPr>
        <w:jc w:val="left"/>
        <w:rPr>
          <w:color w:val="000000"/>
          <w:szCs w:val="24"/>
          <w:lang w:eastAsia="en-US"/>
        </w:rPr>
      </w:pPr>
      <w:r w:rsidRPr="00201E93">
        <w:rPr>
          <w:lang w:eastAsia="en-US"/>
        </w:rPr>
        <w:t>Poczym podzieliliśmy się pracą i policzyliśmy biudżet. My potrzebowaliśmy 6 minut + 1 minuta zapasowa. Dla zaprojektowania swojej części potrzebowałem 2 minut + 1 minuta na złączenie wszystkich prac.</w:t>
      </w:r>
    </w:p>
    <w:p w14:paraId="71B55C64" w14:textId="77777777" w:rsidR="00201E93" w:rsidRPr="00E969A0" w:rsidRDefault="00201E93" w:rsidP="00B66252">
      <w:pPr>
        <w:pStyle w:val="DYPtekstgwny"/>
        <w:numPr>
          <w:ilvl w:val="0"/>
          <w:numId w:val="8"/>
        </w:numPr>
        <w:jc w:val="left"/>
        <w:rPr>
          <w:szCs w:val="24"/>
          <w:lang w:eastAsia="en-US"/>
        </w:rPr>
      </w:pPr>
      <w:r w:rsidRPr="00E969A0">
        <w:rPr>
          <w:b/>
          <w:sz w:val="28"/>
          <w:lang w:eastAsia="en-US"/>
        </w:rPr>
        <w:t>Faza rysowania:</w:t>
      </w:r>
    </w:p>
    <w:p w14:paraId="55A65160" w14:textId="77777777" w:rsidR="00201E93" w:rsidRPr="00201E93" w:rsidRDefault="00201E93" w:rsidP="00B66252">
      <w:pPr>
        <w:pStyle w:val="DYPtekstgwny"/>
        <w:numPr>
          <w:ilvl w:val="1"/>
          <w:numId w:val="8"/>
        </w:numPr>
        <w:jc w:val="left"/>
        <w:rPr>
          <w:color w:val="000000"/>
          <w:szCs w:val="24"/>
          <w:lang w:eastAsia="en-US"/>
        </w:rPr>
      </w:pPr>
      <w:r w:rsidRPr="00201E93">
        <w:rPr>
          <w:lang w:eastAsia="en-US"/>
        </w:rPr>
        <w:t>Przy rysowaniu ustaliłem wysokości i długości w klockach, żeby my mogli ustalić rozmiary, poczym także w czasie rysowania projektu ustaliłem końcowe rozmiary: (Długość x Szerokość x Wysokość) 12x18x5</w:t>
      </w:r>
    </w:p>
    <w:p w14:paraId="688CC330" w14:textId="77777777" w:rsidR="00201E93" w:rsidRPr="00201E93" w:rsidRDefault="00201E93" w:rsidP="00B66252">
      <w:pPr>
        <w:pStyle w:val="DYPtekstgwny"/>
        <w:numPr>
          <w:ilvl w:val="1"/>
          <w:numId w:val="8"/>
        </w:numPr>
        <w:jc w:val="left"/>
        <w:rPr>
          <w:color w:val="000000"/>
          <w:szCs w:val="24"/>
          <w:lang w:eastAsia="en-US"/>
        </w:rPr>
      </w:pPr>
      <w:r w:rsidRPr="00201E93">
        <w:rPr>
          <w:lang w:eastAsia="en-US"/>
        </w:rPr>
        <w:t>W czasie rysowania musiałem narysować przedni wjazd dla samochodu, używając podanych rozmiarów..</w:t>
      </w:r>
    </w:p>
    <w:p w14:paraId="7B28F72E" w14:textId="77777777" w:rsidR="00201E93" w:rsidRPr="00201E93" w:rsidRDefault="00201E93" w:rsidP="00B66252">
      <w:pPr>
        <w:pStyle w:val="DYPtekstgwny"/>
        <w:numPr>
          <w:ilvl w:val="1"/>
          <w:numId w:val="8"/>
        </w:numPr>
        <w:jc w:val="left"/>
        <w:rPr>
          <w:color w:val="000000"/>
          <w:szCs w:val="24"/>
          <w:lang w:eastAsia="en-US"/>
        </w:rPr>
      </w:pPr>
      <w:r w:rsidRPr="00201E93">
        <w:rPr>
          <w:lang w:eastAsia="en-US"/>
        </w:rPr>
        <w:t>W końcu razem z Tadeuszem musieliśmy złączyć i przepatrzeć wszystkie otrzymane części garażu. Zajęło to niedużo czasu, gdyż wszystkie prace trzeba było tylko posortować i ułożyć w odpowiednią kolej.</w:t>
      </w:r>
    </w:p>
    <w:p w14:paraId="17A0E695" w14:textId="77777777" w:rsidR="005269CA" w:rsidRDefault="005269CA" w:rsidP="00CA5087">
      <w:pPr>
        <w:pStyle w:val="DYPtekstgwny"/>
        <w:rPr>
          <w:ins w:id="29" w:author="{6B435158-E75D-41C7-BB59-73D5DD4DB42F}" w:date="2026-06-16T19:57:00Z" w16du:dateUtc="2026-06-16T16:57:00Z"/>
          <w:lang w:eastAsia="en-US"/>
        </w:rPr>
      </w:pPr>
    </w:p>
    <w:p w14:paraId="6D9F8B61" w14:textId="77777777" w:rsidR="00201E93" w:rsidRPr="00201E93" w:rsidRDefault="00201E93" w:rsidP="00CA5087">
      <w:pPr>
        <w:pStyle w:val="DYPtekstgwny"/>
        <w:rPr>
          <w:lang w:eastAsia="en-US"/>
        </w:rPr>
      </w:pPr>
    </w:p>
    <w:p w14:paraId="552C779F" w14:textId="77777777" w:rsidR="009705A2" w:rsidRPr="00E274E1" w:rsidRDefault="009705A2" w:rsidP="00CA5087">
      <w:pPr>
        <w:pStyle w:val="DYPtekstgwny"/>
        <w:rPr>
          <w:b/>
          <w:sz w:val="32"/>
          <w:szCs w:val="32"/>
          <w:lang w:eastAsia="en-US"/>
        </w:rPr>
      </w:pPr>
      <w:r w:rsidRPr="00E274E1">
        <w:rPr>
          <w:b/>
          <w:sz w:val="32"/>
          <w:szCs w:val="32"/>
          <w:lang w:eastAsia="en-US"/>
        </w:rPr>
        <w:br w:type="page"/>
      </w:r>
    </w:p>
    <w:p w14:paraId="1CB30931" w14:textId="03C5C53D" w:rsidR="00201E93" w:rsidRPr="00581FD5" w:rsidRDefault="00201E93" w:rsidP="004020C5">
      <w:pPr>
        <w:pStyle w:val="DYPnazwarozdziau"/>
      </w:pPr>
      <w:bookmarkStart w:id="30" w:name="_Toc232532778"/>
      <w:r w:rsidRPr="00E969A0">
        <w:rPr>
          <w:lang w:eastAsia="en-US"/>
        </w:rPr>
        <w:lastRenderedPageBreak/>
        <w:t>SAMOOCENA</w:t>
      </w:r>
      <w:bookmarkEnd w:id="30"/>
    </w:p>
    <w:p w14:paraId="1B746782" w14:textId="77777777" w:rsidR="00201E93" w:rsidRPr="00581FD5" w:rsidRDefault="00201E93" w:rsidP="00581FD5">
      <w:pPr>
        <w:pStyle w:val="DYPnazwarodziauROZDZIAX"/>
      </w:pPr>
      <w:bookmarkStart w:id="31" w:name="_Toc232531903"/>
      <w:bookmarkStart w:id="32" w:name="_Toc232532779"/>
      <w:r w:rsidRPr="00E969A0">
        <w:rPr>
          <w:lang w:eastAsia="en-US"/>
        </w:rPr>
        <w:t>Adam Romaševski</w:t>
      </w:r>
      <w:bookmarkEnd w:id="31"/>
      <w:bookmarkEnd w:id="32"/>
    </w:p>
    <w:p w14:paraId="0E5F9AB6" w14:textId="77777777" w:rsidR="00BC7F1F" w:rsidRDefault="00BC7F1F" w:rsidP="00BC7F1F">
      <w:pPr>
        <w:pStyle w:val="DYPtekstgwny"/>
        <w:rPr>
          <w:b/>
          <w:bCs w:val="0"/>
        </w:rPr>
      </w:pPr>
    </w:p>
    <w:p w14:paraId="14A939BA" w14:textId="592CF3E2" w:rsidR="00201E93" w:rsidRPr="006064EB" w:rsidRDefault="00201E93" w:rsidP="00CA5087">
      <w:pPr>
        <w:pStyle w:val="DYPtekstgwny"/>
        <w:rPr>
          <w:b/>
          <w:bCs w:val="0"/>
        </w:rPr>
      </w:pPr>
      <w:r w:rsidRPr="00617419">
        <w:rPr>
          <w:b/>
          <w:bCs w:val="0"/>
        </w:rPr>
        <w:t>Aspekty pozytywne mojej pracy</w:t>
      </w:r>
    </w:p>
    <w:p w14:paraId="3B1863D8" w14:textId="77777777" w:rsidR="00201E93" w:rsidRPr="00201E93" w:rsidRDefault="00201E93" w:rsidP="00B66252">
      <w:pPr>
        <w:pStyle w:val="DYPtekstgwny"/>
        <w:numPr>
          <w:ilvl w:val="0"/>
          <w:numId w:val="17"/>
        </w:numPr>
        <w:rPr>
          <w:color w:val="000000"/>
          <w:szCs w:val="24"/>
          <w:lang w:eastAsia="en-US"/>
        </w:rPr>
      </w:pPr>
      <w:r w:rsidRPr="00201E93">
        <w:rPr>
          <w:lang w:eastAsia="en-US"/>
        </w:rPr>
        <w:t>Narysowałem makiety prawej i tylnej ściany w czasie ustalonym przez zespół;</w:t>
      </w:r>
    </w:p>
    <w:p w14:paraId="31BB360D" w14:textId="77777777" w:rsidR="00201E93" w:rsidRPr="00201E93" w:rsidRDefault="00201E93" w:rsidP="00B66252">
      <w:pPr>
        <w:pStyle w:val="DYPtekstgwny"/>
        <w:numPr>
          <w:ilvl w:val="0"/>
          <w:numId w:val="17"/>
        </w:numPr>
        <w:rPr>
          <w:color w:val="000000"/>
          <w:szCs w:val="24"/>
          <w:lang w:eastAsia="en-US"/>
        </w:rPr>
      </w:pPr>
      <w:r w:rsidRPr="00201E93">
        <w:rPr>
          <w:lang w:eastAsia="en-US"/>
        </w:rPr>
        <w:t>Komunikacja w obrębie własnej grupy przebiegała sprawnie i efektywnie;</w:t>
      </w:r>
    </w:p>
    <w:p w14:paraId="76156FBB" w14:textId="77777777" w:rsidR="00201E93" w:rsidRPr="00201E93" w:rsidRDefault="00201E93" w:rsidP="00B66252">
      <w:pPr>
        <w:pStyle w:val="DYPtekstgwny"/>
        <w:numPr>
          <w:ilvl w:val="0"/>
          <w:numId w:val="17"/>
        </w:numPr>
        <w:rPr>
          <w:color w:val="000000"/>
          <w:szCs w:val="24"/>
          <w:lang w:eastAsia="en-US"/>
        </w:rPr>
      </w:pPr>
      <w:r w:rsidRPr="00201E93">
        <w:rPr>
          <w:lang w:eastAsia="en-US"/>
        </w:rPr>
        <w:t>Terminowo wykonałem swoje zadania w fazie rozwoju;</w:t>
      </w:r>
    </w:p>
    <w:p w14:paraId="2F6C3F10" w14:textId="77777777" w:rsidR="00201E93" w:rsidRPr="00201E93" w:rsidRDefault="00201E93" w:rsidP="00B66252">
      <w:pPr>
        <w:pStyle w:val="DYPtekstgwny"/>
        <w:numPr>
          <w:ilvl w:val="0"/>
          <w:numId w:val="17"/>
        </w:numPr>
        <w:rPr>
          <w:color w:val="000000"/>
          <w:szCs w:val="24"/>
          <w:lang w:eastAsia="en-US"/>
        </w:rPr>
      </w:pPr>
      <w:r w:rsidRPr="00201E93">
        <w:rPr>
          <w:lang w:eastAsia="en-US"/>
        </w:rPr>
        <w:t>Aktywnie uczestniczyłem w koordynacji międzygrupowej;</w:t>
      </w:r>
    </w:p>
    <w:p w14:paraId="66BC1277" w14:textId="77777777" w:rsidR="00201E93" w:rsidRPr="00201E93" w:rsidRDefault="00201E93" w:rsidP="00CA5087">
      <w:pPr>
        <w:pStyle w:val="DYPtekstgwny"/>
        <w:rPr>
          <w:lang w:eastAsia="en-US"/>
        </w:rPr>
      </w:pPr>
    </w:p>
    <w:p w14:paraId="581D4E46" w14:textId="77777777" w:rsidR="00201E93" w:rsidRPr="00BC7F1F" w:rsidRDefault="00201E93" w:rsidP="00D77038">
      <w:pPr>
        <w:pStyle w:val="DYPnazwarodziauROZDZIAX"/>
        <w:rPr>
          <w:sz w:val="27"/>
          <w:szCs w:val="27"/>
          <w:lang w:eastAsia="en-US"/>
        </w:rPr>
      </w:pPr>
      <w:bookmarkStart w:id="33" w:name="_Toc232531904"/>
      <w:bookmarkStart w:id="34" w:name="_Toc232531905"/>
      <w:bookmarkStart w:id="35" w:name="_Toc232532780"/>
      <w:bookmarkEnd w:id="33"/>
      <w:r w:rsidRPr="00E969A0">
        <w:rPr>
          <w:lang w:eastAsia="en-US"/>
        </w:rPr>
        <w:t>Tadeuš Žukovskij</w:t>
      </w:r>
      <w:bookmarkEnd w:id="34"/>
      <w:bookmarkEnd w:id="35"/>
    </w:p>
    <w:p w14:paraId="2E15B8B9" w14:textId="77777777" w:rsidR="00BC7F1F" w:rsidRPr="00E969A0" w:rsidRDefault="00BC7F1F" w:rsidP="00BC7F1F">
      <w:pPr>
        <w:pStyle w:val="DYPnazwarodziauROZDZIAX"/>
        <w:numPr>
          <w:ilvl w:val="0"/>
          <w:numId w:val="0"/>
        </w:numPr>
        <w:jc w:val="left"/>
        <w:rPr>
          <w:sz w:val="27"/>
          <w:szCs w:val="27"/>
          <w:lang w:eastAsia="en-US"/>
        </w:rPr>
      </w:pPr>
    </w:p>
    <w:p w14:paraId="7750B49C" w14:textId="77777777" w:rsidR="00201E93" w:rsidRPr="00BC7F1F" w:rsidRDefault="00201E93" w:rsidP="00BC7F1F">
      <w:pPr>
        <w:pStyle w:val="DYPtekstgwny"/>
        <w:rPr>
          <w:b/>
          <w:bCs w:val="0"/>
        </w:rPr>
      </w:pPr>
      <w:r w:rsidRPr="00BC7F1F">
        <w:rPr>
          <w:b/>
          <w:bCs w:val="0"/>
        </w:rPr>
        <w:t>Aspekty pozytywne mojej pracy</w:t>
      </w:r>
    </w:p>
    <w:p w14:paraId="6E2DB510" w14:textId="77777777" w:rsidR="00201E93" w:rsidRPr="00201E93" w:rsidRDefault="00201E93" w:rsidP="00B66252">
      <w:pPr>
        <w:pStyle w:val="DYPtekstgwny"/>
        <w:numPr>
          <w:ilvl w:val="0"/>
          <w:numId w:val="9"/>
        </w:numPr>
        <w:rPr>
          <w:color w:val="000000"/>
          <w:szCs w:val="24"/>
          <w:lang w:eastAsia="en-US"/>
        </w:rPr>
      </w:pPr>
      <w:r w:rsidRPr="00201E93">
        <w:rPr>
          <w:lang w:eastAsia="en-US"/>
        </w:rPr>
        <w:t>Zaangażowanie: Od samego początku brałem czynny udział w dyskusjach i nie unikałem brania na siebie zadań (np. rysowanie projektu lewej ściany i składanie wszystkich kartek w jedną całość).</w:t>
      </w:r>
    </w:p>
    <w:p w14:paraId="6A881255" w14:textId="77777777" w:rsidR="00201E93" w:rsidRPr="00E969A0" w:rsidRDefault="00201E93" w:rsidP="00B66252">
      <w:pPr>
        <w:pStyle w:val="DYPtekstgwny"/>
        <w:numPr>
          <w:ilvl w:val="0"/>
          <w:numId w:val="9"/>
        </w:numPr>
        <w:rPr>
          <w:color w:val="000000"/>
          <w:szCs w:val="24"/>
          <w:lang w:eastAsia="en-US"/>
        </w:rPr>
      </w:pPr>
      <w:r w:rsidRPr="00201E93">
        <w:rPr>
          <w:lang w:eastAsia="en-US"/>
        </w:rPr>
        <w:t xml:space="preserve">Myślenie o ryzyku: Jako jeden z nielicznych pomyślałem o tym, że coś może pójść nie tak, i zaproponowałem dodanie zapasowego czasu (10% na siłę wyższą). </w:t>
      </w:r>
      <w:r w:rsidRPr="00E969A0">
        <w:rPr>
          <w:color w:val="000000"/>
          <w:szCs w:val="24"/>
          <w:lang w:eastAsia="en-US"/>
        </w:rPr>
        <w:t>To pokazało, że myślę o bezpieczeństwie projektu.</w:t>
      </w:r>
    </w:p>
    <w:p w14:paraId="013439E6" w14:textId="77777777" w:rsidR="00201E93" w:rsidRPr="00201E93" w:rsidRDefault="00201E93" w:rsidP="00B66252">
      <w:pPr>
        <w:pStyle w:val="DYPtekstgwny"/>
        <w:numPr>
          <w:ilvl w:val="0"/>
          <w:numId w:val="9"/>
        </w:numPr>
        <w:rPr>
          <w:color w:val="000000"/>
          <w:szCs w:val="24"/>
          <w:lang w:eastAsia="en-US"/>
        </w:rPr>
      </w:pPr>
      <w:r w:rsidRPr="00201E93">
        <w:rPr>
          <w:lang w:eastAsia="en-US"/>
        </w:rPr>
        <w:t>Komunikacja: Kiedy zorientowałem się, że musimy połączyć projekty, od razu poszedłem rozmawiać z grupą od auta i domu, żeby dogadać szczegóły i wymiary.</w:t>
      </w:r>
    </w:p>
    <w:p w14:paraId="4B9DD910" w14:textId="77777777" w:rsidR="00201E93" w:rsidRPr="00201E93" w:rsidRDefault="00201E93" w:rsidP="00CA5087">
      <w:pPr>
        <w:pStyle w:val="DYPtekstgwny"/>
        <w:rPr>
          <w:lang w:eastAsia="en-US"/>
        </w:rPr>
      </w:pPr>
    </w:p>
    <w:p w14:paraId="0192EECB" w14:textId="091707C7" w:rsidR="00201E93" w:rsidRPr="00BC7F1F" w:rsidRDefault="00201E93" w:rsidP="00F65FC8">
      <w:pPr>
        <w:pStyle w:val="DYPnazwarodziauROZDZIAX"/>
        <w:rPr>
          <w:sz w:val="27"/>
          <w:szCs w:val="27"/>
          <w:lang w:eastAsia="en-US"/>
        </w:rPr>
      </w:pPr>
      <w:bookmarkStart w:id="36" w:name="_Toc232531906"/>
      <w:bookmarkStart w:id="37" w:name="_Toc232532781"/>
      <w:r w:rsidRPr="00E969A0">
        <w:rPr>
          <w:lang w:eastAsia="en-US"/>
        </w:rPr>
        <w:t>Radosław Manak</w:t>
      </w:r>
      <w:bookmarkEnd w:id="36"/>
      <w:bookmarkEnd w:id="37"/>
    </w:p>
    <w:p w14:paraId="784659F1" w14:textId="77777777" w:rsidR="00BC7F1F" w:rsidRPr="00E969A0" w:rsidRDefault="00BC7F1F" w:rsidP="00BC7F1F">
      <w:pPr>
        <w:pStyle w:val="DYPnazwarodziauROZDZIAX"/>
        <w:numPr>
          <w:ilvl w:val="0"/>
          <w:numId w:val="0"/>
        </w:numPr>
        <w:jc w:val="left"/>
        <w:rPr>
          <w:sz w:val="27"/>
          <w:szCs w:val="27"/>
          <w:lang w:eastAsia="en-US"/>
        </w:rPr>
      </w:pPr>
    </w:p>
    <w:p w14:paraId="7CDF851C" w14:textId="77777777" w:rsidR="00201E93" w:rsidRPr="00BC7F1F" w:rsidRDefault="00201E93" w:rsidP="00BC7F1F">
      <w:pPr>
        <w:pStyle w:val="DYPtekstgwny"/>
        <w:rPr>
          <w:b/>
          <w:bCs w:val="0"/>
        </w:rPr>
      </w:pPr>
      <w:r w:rsidRPr="00BC7F1F">
        <w:rPr>
          <w:b/>
          <w:lang w:eastAsia="en-US"/>
        </w:rPr>
        <w:t>Aspekty pozytywne mojej pracy</w:t>
      </w:r>
    </w:p>
    <w:p w14:paraId="260284AF" w14:textId="77777777" w:rsidR="00201E93" w:rsidRPr="00201E93" w:rsidRDefault="00201E93" w:rsidP="00B66252">
      <w:pPr>
        <w:pStyle w:val="DYPtekstgwny"/>
        <w:numPr>
          <w:ilvl w:val="0"/>
          <w:numId w:val="10"/>
        </w:numPr>
        <w:rPr>
          <w:color w:val="000000"/>
          <w:szCs w:val="24"/>
          <w:lang w:eastAsia="en-US"/>
        </w:rPr>
      </w:pPr>
      <w:r w:rsidRPr="00201E93">
        <w:rPr>
          <w:b/>
          <w:lang w:eastAsia="en-US"/>
        </w:rPr>
        <w:t>Zaangażowanie:</w:t>
      </w:r>
      <w:r w:rsidRPr="00201E93">
        <w:rPr>
          <w:b/>
          <w:lang w:eastAsia="en-US"/>
        </w:rPr>
        <w:br/>
      </w:r>
      <w:r w:rsidRPr="00201E93">
        <w:rPr>
          <w:color w:val="000000"/>
          <w:szCs w:val="24"/>
          <w:lang w:eastAsia="en-US"/>
        </w:rPr>
        <w:t xml:space="preserve"> Od początku aktywnie uczestniczyłem w pracy nad projektem dachu. Podjąłem się zadania jego zaprojektowania i narysowania, a także brałem udział w rozmowach z grupą na temat tego, jak najlepiej go zbudować.</w:t>
      </w:r>
    </w:p>
    <w:p w14:paraId="49A90251" w14:textId="77777777" w:rsidR="00201E93" w:rsidRPr="00201E93" w:rsidRDefault="00201E93" w:rsidP="00B66252">
      <w:pPr>
        <w:pStyle w:val="DYPtekstgwny"/>
        <w:numPr>
          <w:ilvl w:val="0"/>
          <w:numId w:val="10"/>
        </w:numPr>
        <w:jc w:val="left"/>
        <w:rPr>
          <w:color w:val="000000"/>
          <w:szCs w:val="24"/>
          <w:lang w:eastAsia="en-US"/>
        </w:rPr>
      </w:pPr>
      <w:r w:rsidRPr="00201E93">
        <w:rPr>
          <w:b/>
          <w:lang w:eastAsia="en-US"/>
        </w:rPr>
        <w:t>Dopasowanie do projektu:</w:t>
      </w:r>
      <w:r w:rsidRPr="00201E93">
        <w:rPr>
          <w:b/>
          <w:lang w:eastAsia="en-US"/>
        </w:rPr>
        <w:br/>
      </w:r>
      <w:r w:rsidRPr="00201E93">
        <w:rPr>
          <w:color w:val="000000"/>
          <w:szCs w:val="24"/>
          <w:lang w:eastAsia="en-US"/>
        </w:rPr>
        <w:t xml:space="preserve"> Podczas projektowania dachu zwracałem uwagę na to, żeby jego wymiary pasowały </w:t>
      </w:r>
      <w:r w:rsidRPr="00201E93">
        <w:rPr>
          <w:color w:val="000000"/>
          <w:szCs w:val="24"/>
          <w:lang w:eastAsia="en-US"/>
        </w:rPr>
        <w:lastRenderedPageBreak/>
        <w:t>do ścian garażu. Dzięki temu dach mógł dobrze przykryć całą konstrukcję i być stabilny.</w:t>
      </w:r>
    </w:p>
    <w:p w14:paraId="73CAC7F9" w14:textId="77777777" w:rsidR="00201E93" w:rsidRPr="00201E93" w:rsidRDefault="00201E93" w:rsidP="00B66252">
      <w:pPr>
        <w:pStyle w:val="DYPtekstgwny"/>
        <w:numPr>
          <w:ilvl w:val="0"/>
          <w:numId w:val="10"/>
        </w:numPr>
        <w:jc w:val="left"/>
        <w:rPr>
          <w:color w:val="000000"/>
          <w:szCs w:val="24"/>
          <w:lang w:eastAsia="en-US"/>
        </w:rPr>
      </w:pPr>
      <w:r w:rsidRPr="00201E93">
        <w:rPr>
          <w:b/>
          <w:lang w:eastAsia="en-US"/>
        </w:rPr>
        <w:t>Współpraca z grupą:</w:t>
      </w:r>
      <w:r w:rsidRPr="00201E93">
        <w:rPr>
          <w:b/>
          <w:lang w:eastAsia="en-US"/>
        </w:rPr>
        <w:br/>
      </w:r>
      <w:r w:rsidRPr="00201E93">
        <w:rPr>
          <w:color w:val="000000"/>
          <w:szCs w:val="24"/>
          <w:lang w:eastAsia="en-US"/>
        </w:rPr>
        <w:t xml:space="preserve"> Pokazałem mój projekt reszcie zespołu i wspólnie sprawdziliśmy, czy wszystko pasuje do pozostałych części garażu. Byłem otwarty na uwagi i razem dopracowaliśmy szczegóły, żeby cały projekt był spójny.</w:t>
      </w:r>
    </w:p>
    <w:p w14:paraId="45668089" w14:textId="77777777" w:rsidR="00201E93" w:rsidRPr="00201E93" w:rsidRDefault="00201E93" w:rsidP="00CA5087">
      <w:pPr>
        <w:pStyle w:val="DYPtekstgwny"/>
        <w:rPr>
          <w:lang w:eastAsia="en-US"/>
        </w:rPr>
      </w:pPr>
    </w:p>
    <w:p w14:paraId="085DE2F6" w14:textId="77777777" w:rsidR="00201E93" w:rsidRPr="0081197F" w:rsidRDefault="00201E93" w:rsidP="00D36A3D">
      <w:pPr>
        <w:pStyle w:val="DYPnazwarodziauROZDZIAX"/>
        <w:rPr>
          <w:sz w:val="27"/>
          <w:szCs w:val="27"/>
          <w:lang w:eastAsia="en-US"/>
        </w:rPr>
      </w:pPr>
      <w:bookmarkStart w:id="38" w:name="_Toc232531907"/>
      <w:bookmarkStart w:id="39" w:name="_Toc232532782"/>
      <w:r w:rsidRPr="00E969A0">
        <w:rPr>
          <w:lang w:eastAsia="en-US"/>
        </w:rPr>
        <w:t>Daniel Subatovič</w:t>
      </w:r>
      <w:bookmarkEnd w:id="38"/>
      <w:bookmarkEnd w:id="39"/>
    </w:p>
    <w:p w14:paraId="5513AD31" w14:textId="77777777" w:rsidR="0081197F" w:rsidRPr="00E969A0" w:rsidRDefault="0081197F" w:rsidP="0081197F">
      <w:pPr>
        <w:pStyle w:val="DYPnazwarodziauROZDZIAX"/>
        <w:numPr>
          <w:ilvl w:val="0"/>
          <w:numId w:val="0"/>
        </w:numPr>
        <w:jc w:val="left"/>
        <w:rPr>
          <w:sz w:val="27"/>
          <w:szCs w:val="27"/>
          <w:lang w:eastAsia="en-US"/>
        </w:rPr>
      </w:pPr>
    </w:p>
    <w:p w14:paraId="14D8AD05" w14:textId="77777777" w:rsidR="00201E93" w:rsidRPr="0081197F" w:rsidRDefault="00201E93" w:rsidP="0081197F">
      <w:pPr>
        <w:pStyle w:val="DYPtekstgwny"/>
        <w:rPr>
          <w:b/>
          <w:bCs w:val="0"/>
        </w:rPr>
      </w:pPr>
      <w:r w:rsidRPr="0081197F">
        <w:rPr>
          <w:b/>
          <w:bCs w:val="0"/>
        </w:rPr>
        <w:t>Aspekty pozytywne mojej pracy</w:t>
      </w:r>
    </w:p>
    <w:p w14:paraId="57724E64" w14:textId="1AB70182" w:rsidR="00201E93" w:rsidRPr="00E969A0" w:rsidRDefault="00201E93" w:rsidP="00CA5087">
      <w:pPr>
        <w:pStyle w:val="DYPtekstgwny"/>
        <w:rPr>
          <w:szCs w:val="24"/>
          <w:lang w:eastAsia="en-US"/>
        </w:rPr>
      </w:pPr>
    </w:p>
    <w:p w14:paraId="5736274C" w14:textId="77777777" w:rsidR="00201E93" w:rsidRPr="00201E93" w:rsidRDefault="00201E93" w:rsidP="00B66252">
      <w:pPr>
        <w:pStyle w:val="DYPtekstgwny"/>
        <w:numPr>
          <w:ilvl w:val="0"/>
          <w:numId w:val="11"/>
        </w:numPr>
        <w:rPr>
          <w:color w:val="000000"/>
          <w:szCs w:val="24"/>
          <w:lang w:eastAsia="en-US"/>
        </w:rPr>
      </w:pPr>
      <w:r w:rsidRPr="00201E93">
        <w:rPr>
          <w:lang w:eastAsia="en-US"/>
        </w:rPr>
        <w:t>Narysowałem makiety przedniej części garażu w czasie ustalonym przez zespół;</w:t>
      </w:r>
    </w:p>
    <w:p w14:paraId="538E67B3" w14:textId="77777777" w:rsidR="00201E93" w:rsidRPr="00201E93" w:rsidRDefault="00201E93" w:rsidP="00B66252">
      <w:pPr>
        <w:pStyle w:val="DYPtekstgwny"/>
        <w:numPr>
          <w:ilvl w:val="0"/>
          <w:numId w:val="11"/>
        </w:numPr>
        <w:rPr>
          <w:color w:val="000000"/>
          <w:szCs w:val="24"/>
          <w:lang w:eastAsia="en-US"/>
        </w:rPr>
      </w:pPr>
      <w:r w:rsidRPr="00201E93">
        <w:rPr>
          <w:lang w:eastAsia="en-US"/>
        </w:rPr>
        <w:t>Komunikowałem się z moim zespołem i innymi zespołami;</w:t>
      </w:r>
    </w:p>
    <w:p w14:paraId="192D16BF" w14:textId="77777777" w:rsidR="00201E93" w:rsidRPr="00201E93" w:rsidRDefault="00201E93" w:rsidP="00B66252">
      <w:pPr>
        <w:pStyle w:val="DYPtekstgwny"/>
        <w:numPr>
          <w:ilvl w:val="0"/>
          <w:numId w:val="11"/>
        </w:numPr>
        <w:rPr>
          <w:color w:val="000000"/>
          <w:szCs w:val="24"/>
          <w:lang w:eastAsia="en-US"/>
        </w:rPr>
      </w:pPr>
      <w:r w:rsidRPr="00201E93">
        <w:rPr>
          <w:lang w:eastAsia="en-US"/>
        </w:rPr>
        <w:t>Ustaliłem wysokości garażu i ustaliłem długości/wysokości w klockach;</w:t>
      </w:r>
    </w:p>
    <w:p w14:paraId="71CE5342" w14:textId="77777777" w:rsidR="00201E93" w:rsidRPr="00D84FD9" w:rsidRDefault="00201E93" w:rsidP="00B66252">
      <w:pPr>
        <w:pStyle w:val="DYPtekstgwny"/>
        <w:numPr>
          <w:ilvl w:val="0"/>
          <w:numId w:val="11"/>
        </w:numPr>
        <w:rPr>
          <w:color w:val="000000"/>
          <w:szCs w:val="24"/>
          <w:lang w:eastAsia="en-US"/>
        </w:rPr>
      </w:pPr>
      <w:r w:rsidRPr="00201E93">
        <w:rPr>
          <w:lang w:eastAsia="en-US"/>
        </w:rPr>
        <w:t>Przemyśliłem sposób, żeby zbudować dach pod nakłonem;</w:t>
      </w:r>
    </w:p>
    <w:p w14:paraId="12C2B6ED" w14:textId="77777777" w:rsidR="00D84FD9" w:rsidRPr="00201E93" w:rsidRDefault="00D84FD9" w:rsidP="00D84FD9">
      <w:pPr>
        <w:pStyle w:val="DYPtekstgwny"/>
        <w:ind w:left="360"/>
        <w:rPr>
          <w:color w:val="000000"/>
          <w:szCs w:val="24"/>
          <w:lang w:eastAsia="en-US"/>
        </w:rPr>
      </w:pPr>
    </w:p>
    <w:p w14:paraId="1F9C276A" w14:textId="77777777" w:rsidR="002D79EC" w:rsidRDefault="002D79EC">
      <w:pPr>
        <w:spacing w:after="200" w:line="276" w:lineRule="auto"/>
        <w:rPr>
          <w:b/>
          <w:bCs/>
          <w:caps/>
          <w:sz w:val="28"/>
          <w:szCs w:val="28"/>
          <w:lang w:eastAsia="en-US"/>
        </w:rPr>
      </w:pPr>
      <w:r>
        <w:rPr>
          <w:lang w:eastAsia="en-US"/>
        </w:rPr>
        <w:br w:type="page"/>
      </w:r>
    </w:p>
    <w:p w14:paraId="135CFBD2" w14:textId="77777777" w:rsidR="00201E93" w:rsidRPr="00E969A0" w:rsidRDefault="00201E93" w:rsidP="009C6DE0">
      <w:pPr>
        <w:pStyle w:val="DYPnazwaspisutreci"/>
        <w:rPr>
          <w:sz w:val="36"/>
          <w:szCs w:val="36"/>
          <w:lang w:eastAsia="en-US"/>
        </w:rPr>
      </w:pPr>
      <w:r w:rsidRPr="00E969A0">
        <w:rPr>
          <w:lang w:eastAsia="en-US"/>
        </w:rPr>
        <w:lastRenderedPageBreak/>
        <w:t>WNIOSKI I REKOMENDACJE</w:t>
      </w:r>
    </w:p>
    <w:p w14:paraId="7135700B" w14:textId="77777777" w:rsidR="00201E93" w:rsidRPr="00E969A0" w:rsidRDefault="00201E93" w:rsidP="009C6DE0">
      <w:pPr>
        <w:pStyle w:val="DYPnazwarodziauROZDZIAX"/>
        <w:rPr>
          <w:sz w:val="27"/>
          <w:szCs w:val="27"/>
          <w:lang w:eastAsia="en-US"/>
        </w:rPr>
      </w:pPr>
      <w:bookmarkStart w:id="40" w:name="_Toc232531908"/>
      <w:bookmarkStart w:id="41" w:name="_Toc232532783"/>
      <w:r w:rsidRPr="00E969A0">
        <w:rPr>
          <w:lang w:eastAsia="en-US"/>
        </w:rPr>
        <w:t>Adam Romaševski</w:t>
      </w:r>
      <w:bookmarkEnd w:id="40"/>
      <w:bookmarkEnd w:id="41"/>
    </w:p>
    <w:p w14:paraId="2A183E26" w14:textId="77777777" w:rsidR="00201E93" w:rsidRPr="00E969A0" w:rsidRDefault="00201E93" w:rsidP="00CA5087">
      <w:pPr>
        <w:pStyle w:val="DYPtekstgwny"/>
        <w:rPr>
          <w:lang w:eastAsia="en-US"/>
        </w:rPr>
      </w:pPr>
    </w:p>
    <w:p w14:paraId="7F14FDDC" w14:textId="77777777" w:rsidR="00201E93" w:rsidRPr="00201E93" w:rsidRDefault="00201E93" w:rsidP="00CA5087">
      <w:pPr>
        <w:pStyle w:val="DYPtekstgwny"/>
        <w:rPr>
          <w:szCs w:val="24"/>
          <w:lang w:eastAsia="en-US"/>
        </w:rPr>
      </w:pPr>
      <w:r w:rsidRPr="00201E93">
        <w:rPr>
          <w:lang w:eastAsia="en-US"/>
        </w:rPr>
        <w:t>Po zakończeniu projektu przeprowadziłem analizę naszego sposobu pracy i zidentyfikowałem kluczowe obszary wymagające poprawy. Poniżej przedstawiam wnioski wraz z rekomendacjami dla przyszłych projektów:</w:t>
      </w:r>
    </w:p>
    <w:p w14:paraId="635BDAC1" w14:textId="77777777" w:rsidR="00201E93" w:rsidRPr="00201E93" w:rsidRDefault="00201E93" w:rsidP="00CA5087">
      <w:pPr>
        <w:pStyle w:val="DYPtekstgwny"/>
        <w:rPr>
          <w:lang w:eastAsia="en-US"/>
        </w:rPr>
      </w:pPr>
    </w:p>
    <w:p w14:paraId="55E40570" w14:textId="77777777" w:rsidR="00201E93" w:rsidRPr="001C67FE" w:rsidRDefault="00201E93" w:rsidP="001C67FE">
      <w:pPr>
        <w:pStyle w:val="DYPtekstgwny"/>
        <w:rPr>
          <w:b/>
          <w:bCs w:val="0"/>
        </w:rPr>
      </w:pPr>
      <w:r w:rsidRPr="001C67FE">
        <w:rPr>
          <w:b/>
          <w:bCs w:val="0"/>
        </w:rPr>
        <w:t>Wspólne ustalenia przed rozpoczęciem pracy</w:t>
      </w:r>
    </w:p>
    <w:p w14:paraId="27B18609" w14:textId="77777777" w:rsidR="00201E93" w:rsidRPr="00201E93" w:rsidRDefault="00201E93" w:rsidP="00CA5087">
      <w:pPr>
        <w:pStyle w:val="DYPtekstgwny"/>
        <w:rPr>
          <w:szCs w:val="24"/>
          <w:lang w:eastAsia="en-US"/>
        </w:rPr>
      </w:pPr>
      <w:r w:rsidRPr="00201E93">
        <w:rPr>
          <w:lang w:eastAsia="en-US"/>
        </w:rPr>
        <w:br/>
      </w:r>
    </w:p>
    <w:p w14:paraId="606FD3C5" w14:textId="77777777" w:rsidR="00201E93" w:rsidRPr="00201E93" w:rsidRDefault="00201E93" w:rsidP="00B66252">
      <w:pPr>
        <w:pStyle w:val="DYPtekstgwny"/>
        <w:numPr>
          <w:ilvl w:val="0"/>
          <w:numId w:val="12"/>
        </w:numPr>
        <w:rPr>
          <w:color w:val="000000"/>
          <w:szCs w:val="24"/>
          <w:lang w:eastAsia="en-US"/>
        </w:rPr>
      </w:pPr>
      <w:r w:rsidRPr="00201E93">
        <w:rPr>
          <w:b/>
          <w:lang w:eastAsia="en-US"/>
        </w:rPr>
        <w:t>Problem:</w:t>
      </w:r>
      <w:r w:rsidRPr="00201E93">
        <w:rPr>
          <w:color w:val="000000"/>
          <w:szCs w:val="24"/>
          <w:lang w:eastAsia="en-US"/>
        </w:rPr>
        <w:t xml:space="preserve"> Rozpoczęliśmy projektowanie garażu w izolacji od innych zespołów, co doprowadziło do problemów z integracją na późniejszym etapie.</w:t>
      </w:r>
    </w:p>
    <w:p w14:paraId="3D1C17DD" w14:textId="77777777" w:rsidR="00201E93" w:rsidRPr="00E969A0" w:rsidRDefault="00201E93" w:rsidP="00B66252">
      <w:pPr>
        <w:pStyle w:val="DYPtekstgwny"/>
        <w:numPr>
          <w:ilvl w:val="0"/>
          <w:numId w:val="12"/>
        </w:numPr>
        <w:rPr>
          <w:color w:val="000000"/>
          <w:szCs w:val="24"/>
          <w:lang w:eastAsia="en-US"/>
        </w:rPr>
      </w:pPr>
      <w:r w:rsidRPr="00201E93">
        <w:rPr>
          <w:b/>
          <w:lang w:eastAsia="en-US"/>
        </w:rPr>
        <w:t>Rekomendacja:</w:t>
      </w:r>
      <w:r w:rsidRPr="00201E93">
        <w:rPr>
          <w:color w:val="000000"/>
          <w:szCs w:val="24"/>
          <w:lang w:eastAsia="en-US"/>
        </w:rPr>
        <w:t xml:space="preserve"> Przed rozpoczęciem jakichkolwiek prac projektowych należy przeprowadzić wspólne spotkanie wszystkich zespołów. </w:t>
      </w:r>
      <w:r w:rsidRPr="00E969A0">
        <w:rPr>
          <w:color w:val="000000"/>
          <w:szCs w:val="24"/>
          <w:lang w:eastAsia="en-US"/>
        </w:rPr>
        <w:t>Na tym spotkaniu powinny zostać ustalone:</w:t>
      </w:r>
    </w:p>
    <w:p w14:paraId="79CC5751" w14:textId="77777777" w:rsidR="00201E93" w:rsidRPr="00201E93" w:rsidRDefault="00201E93" w:rsidP="00B66252">
      <w:pPr>
        <w:pStyle w:val="DYPtekstgwny"/>
        <w:numPr>
          <w:ilvl w:val="1"/>
          <w:numId w:val="12"/>
        </w:numPr>
        <w:jc w:val="left"/>
        <w:rPr>
          <w:color w:val="000000"/>
          <w:szCs w:val="24"/>
          <w:lang w:eastAsia="en-US"/>
        </w:rPr>
      </w:pPr>
      <w:r w:rsidRPr="00201E93">
        <w:rPr>
          <w:lang w:eastAsia="en-US"/>
        </w:rPr>
        <w:t>Wspólne wymiary wszystkich elementów (dom, garaż, samochód);</w:t>
      </w:r>
    </w:p>
    <w:p w14:paraId="2F3EBD0E" w14:textId="77777777" w:rsidR="00201E93" w:rsidRPr="00201E93" w:rsidRDefault="00201E93" w:rsidP="00B66252">
      <w:pPr>
        <w:pStyle w:val="DYPtekstgwny"/>
        <w:numPr>
          <w:ilvl w:val="1"/>
          <w:numId w:val="12"/>
        </w:numPr>
        <w:jc w:val="left"/>
        <w:rPr>
          <w:color w:val="000000"/>
          <w:szCs w:val="24"/>
          <w:lang w:eastAsia="en-US"/>
        </w:rPr>
      </w:pPr>
      <w:r w:rsidRPr="00201E93">
        <w:rPr>
          <w:lang w:eastAsia="en-US"/>
        </w:rPr>
        <w:t>Specyfikacja interfejsów między elementami (przejście dom-garaż, brama wjazdowa);</w:t>
      </w:r>
    </w:p>
    <w:p w14:paraId="14E79B07" w14:textId="77777777" w:rsidR="00201E93" w:rsidRPr="00201E93" w:rsidRDefault="00201E93" w:rsidP="00B66252">
      <w:pPr>
        <w:pStyle w:val="DYPtekstgwny"/>
        <w:numPr>
          <w:ilvl w:val="1"/>
          <w:numId w:val="12"/>
        </w:numPr>
        <w:jc w:val="left"/>
        <w:rPr>
          <w:color w:val="000000"/>
          <w:szCs w:val="24"/>
          <w:lang w:eastAsia="en-US"/>
        </w:rPr>
      </w:pPr>
      <w:r w:rsidRPr="00201E93">
        <w:rPr>
          <w:lang w:eastAsia="en-US"/>
        </w:rPr>
        <w:t>Wymagania funkcjonalne (rozmiar samochodu, przestrzeń manewrowa);</w:t>
      </w:r>
    </w:p>
    <w:p w14:paraId="14332653" w14:textId="77777777" w:rsidR="00201E93" w:rsidRPr="00E969A0" w:rsidRDefault="00201E93" w:rsidP="00B66252">
      <w:pPr>
        <w:pStyle w:val="DYPtekstgwny"/>
        <w:numPr>
          <w:ilvl w:val="1"/>
          <w:numId w:val="12"/>
        </w:numPr>
        <w:jc w:val="left"/>
        <w:rPr>
          <w:color w:val="000000"/>
          <w:szCs w:val="24"/>
          <w:lang w:eastAsia="en-US"/>
        </w:rPr>
      </w:pPr>
      <w:r w:rsidRPr="00E969A0">
        <w:rPr>
          <w:lang w:eastAsia="en-US"/>
        </w:rPr>
        <w:t>Standardy estetyczne i architektoniczne;</w:t>
      </w:r>
    </w:p>
    <w:p w14:paraId="0951FC46" w14:textId="77777777" w:rsidR="00201E93" w:rsidRPr="00E969A0" w:rsidRDefault="00201E93" w:rsidP="00CA5087">
      <w:pPr>
        <w:pStyle w:val="DYPtekstgwny"/>
        <w:rPr>
          <w:lang w:eastAsia="en-US"/>
        </w:rPr>
      </w:pPr>
    </w:p>
    <w:p w14:paraId="2947ACCC" w14:textId="77777777" w:rsidR="00201E93" w:rsidRPr="00201E93" w:rsidRDefault="00201E93" w:rsidP="00CA5087">
      <w:pPr>
        <w:pStyle w:val="DYPtekstgwny"/>
        <w:rPr>
          <w:szCs w:val="24"/>
          <w:lang w:eastAsia="en-US"/>
        </w:rPr>
      </w:pPr>
      <w:r w:rsidRPr="00201E93">
        <w:rPr>
          <w:lang w:eastAsia="en-US"/>
        </w:rPr>
        <w:t>Dopiero po tych ustaleniach zespoły powinny przystąpić do podziału materiałów i rozpoczęcia prac projektowych.</w:t>
      </w:r>
    </w:p>
    <w:p w14:paraId="3DBCDDC2" w14:textId="77777777" w:rsidR="00201E93" w:rsidRPr="00201E93" w:rsidRDefault="00201E93" w:rsidP="00CA5087">
      <w:pPr>
        <w:pStyle w:val="DYPtekstgwny"/>
        <w:rPr>
          <w:lang w:eastAsia="en-US"/>
        </w:rPr>
      </w:pPr>
    </w:p>
    <w:p w14:paraId="7E49D088" w14:textId="418286AB" w:rsidR="00201E93" w:rsidRPr="00F71405" w:rsidRDefault="00201E93" w:rsidP="00CA5087">
      <w:pPr>
        <w:pStyle w:val="DYPtekstgwny"/>
        <w:rPr>
          <w:b/>
          <w:bCs w:val="0"/>
        </w:rPr>
      </w:pPr>
      <w:r w:rsidRPr="00C40301">
        <w:rPr>
          <w:b/>
          <w:bCs w:val="0"/>
        </w:rPr>
        <w:t>Model zarządzania: lider zamiast pełnej demokracji</w:t>
      </w:r>
    </w:p>
    <w:p w14:paraId="70D1FFC4" w14:textId="77777777" w:rsidR="00201E93" w:rsidRPr="00201E93" w:rsidRDefault="00201E93" w:rsidP="00B66252">
      <w:pPr>
        <w:pStyle w:val="DYPtekstgwny"/>
        <w:numPr>
          <w:ilvl w:val="0"/>
          <w:numId w:val="13"/>
        </w:numPr>
        <w:rPr>
          <w:color w:val="000000"/>
          <w:szCs w:val="24"/>
          <w:lang w:eastAsia="en-US"/>
        </w:rPr>
      </w:pPr>
      <w:r w:rsidRPr="00201E93">
        <w:rPr>
          <w:b/>
          <w:lang w:eastAsia="en-US"/>
        </w:rPr>
        <w:t>Problem</w:t>
      </w:r>
      <w:r w:rsidRPr="00201E93">
        <w:rPr>
          <w:color w:val="000000"/>
          <w:szCs w:val="24"/>
          <w:lang w:eastAsia="en-US"/>
        </w:rPr>
        <w:t>: W naszej grupie wszystkie decyzje podejmowaliśmy demokratycznie, co wydłużało proces decyzyjny i utrudniało szybką komunikację z innymi zespołami.</w:t>
      </w:r>
    </w:p>
    <w:p w14:paraId="434E06E7" w14:textId="77777777" w:rsidR="00201E93" w:rsidRPr="00201E93" w:rsidRDefault="00201E93" w:rsidP="00B66252">
      <w:pPr>
        <w:pStyle w:val="DYPtekstgwny"/>
        <w:numPr>
          <w:ilvl w:val="0"/>
          <w:numId w:val="13"/>
        </w:numPr>
        <w:rPr>
          <w:color w:val="000000"/>
          <w:szCs w:val="24"/>
          <w:lang w:eastAsia="en-US"/>
        </w:rPr>
      </w:pPr>
      <w:r w:rsidRPr="00201E93">
        <w:rPr>
          <w:b/>
          <w:lang w:eastAsia="en-US"/>
        </w:rPr>
        <w:t>Rekomendacja</w:t>
      </w:r>
      <w:r w:rsidRPr="00201E93">
        <w:rPr>
          <w:color w:val="000000"/>
          <w:szCs w:val="24"/>
          <w:lang w:eastAsia="en-US"/>
        </w:rPr>
        <w:t>: Dla zwiększenia efektywności projektu należy wyznaczyć lidera zespołu (Scrum Mastera).</w:t>
      </w:r>
    </w:p>
    <w:p w14:paraId="236B99C5" w14:textId="77777777" w:rsidR="00201E93" w:rsidRPr="00201E93" w:rsidRDefault="00201E93" w:rsidP="00CA5087">
      <w:pPr>
        <w:pStyle w:val="DYPtekstgwny"/>
        <w:rPr>
          <w:lang w:eastAsia="en-US"/>
        </w:rPr>
      </w:pPr>
    </w:p>
    <w:p w14:paraId="71F6E9D6" w14:textId="77777777" w:rsidR="00201E93" w:rsidRPr="001A15FB" w:rsidRDefault="00201E93" w:rsidP="001A15FB">
      <w:pPr>
        <w:pStyle w:val="DYPtekstgwny"/>
        <w:rPr>
          <w:b/>
          <w:bCs w:val="0"/>
          <w:szCs w:val="24"/>
          <w:lang w:eastAsia="en-US"/>
        </w:rPr>
      </w:pPr>
      <w:r w:rsidRPr="001A15FB">
        <w:rPr>
          <w:b/>
          <w:bCs w:val="0"/>
          <w:lang w:eastAsia="en-US"/>
        </w:rPr>
        <w:t>Unikanie multitaskingu – praca etapowa</w:t>
      </w:r>
    </w:p>
    <w:p w14:paraId="2875BDB1" w14:textId="77777777" w:rsidR="00201E93" w:rsidRPr="00E969A0" w:rsidRDefault="00201E93" w:rsidP="00CA5087">
      <w:pPr>
        <w:pStyle w:val="DYPtekstgwny"/>
        <w:rPr>
          <w:szCs w:val="24"/>
          <w:lang w:eastAsia="en-US"/>
        </w:rPr>
      </w:pPr>
      <w:r w:rsidRPr="00E969A0">
        <w:rPr>
          <w:lang w:eastAsia="en-US"/>
        </w:rPr>
        <w:br/>
      </w:r>
    </w:p>
    <w:p w14:paraId="47FAE805" w14:textId="77777777" w:rsidR="00201E93" w:rsidRPr="00201E93" w:rsidRDefault="00201E93" w:rsidP="00B66252">
      <w:pPr>
        <w:pStyle w:val="DYPtekstgwny"/>
        <w:numPr>
          <w:ilvl w:val="0"/>
          <w:numId w:val="14"/>
        </w:numPr>
        <w:rPr>
          <w:color w:val="000000"/>
          <w:szCs w:val="24"/>
          <w:lang w:eastAsia="en-US"/>
        </w:rPr>
      </w:pPr>
      <w:r w:rsidRPr="00201E93">
        <w:rPr>
          <w:b/>
          <w:lang w:eastAsia="en-US"/>
        </w:rPr>
        <w:lastRenderedPageBreak/>
        <w:t>Problem</w:t>
      </w:r>
      <w:r w:rsidRPr="00201E93">
        <w:rPr>
          <w:color w:val="000000"/>
          <w:szCs w:val="24"/>
          <w:lang w:eastAsia="en-US"/>
        </w:rPr>
        <w:t>: Próbowaliśmy realizować kilka zadań równocześnie, co prowadziło do chaosu i braku jasności co do aktualnego stanu projektu.</w:t>
      </w:r>
    </w:p>
    <w:p w14:paraId="7FA3F4E9" w14:textId="77777777" w:rsidR="00201E93" w:rsidRPr="00201E93" w:rsidRDefault="00201E93" w:rsidP="00B66252">
      <w:pPr>
        <w:pStyle w:val="DYPtekstgwny"/>
        <w:numPr>
          <w:ilvl w:val="0"/>
          <w:numId w:val="14"/>
        </w:numPr>
        <w:rPr>
          <w:color w:val="000000"/>
          <w:szCs w:val="24"/>
          <w:lang w:eastAsia="en-US"/>
        </w:rPr>
      </w:pPr>
      <w:r w:rsidRPr="00201E93">
        <w:rPr>
          <w:b/>
          <w:lang w:eastAsia="en-US"/>
        </w:rPr>
        <w:t>Rekomendacja</w:t>
      </w:r>
      <w:r w:rsidRPr="00201E93">
        <w:rPr>
          <w:color w:val="000000"/>
          <w:szCs w:val="24"/>
          <w:lang w:eastAsia="en-US"/>
        </w:rPr>
        <w:t>: Praca powinna być podzielona na wyraźne, sekwencyjne etapy:</w:t>
      </w:r>
    </w:p>
    <w:p w14:paraId="4FF77A77" w14:textId="77777777" w:rsidR="00201E93" w:rsidRPr="00201E93" w:rsidRDefault="00201E93" w:rsidP="00B66252">
      <w:pPr>
        <w:pStyle w:val="DYPtekstgwny"/>
        <w:numPr>
          <w:ilvl w:val="1"/>
          <w:numId w:val="14"/>
        </w:numPr>
        <w:rPr>
          <w:color w:val="000000"/>
          <w:szCs w:val="24"/>
          <w:lang w:eastAsia="en-US"/>
        </w:rPr>
      </w:pPr>
      <w:r w:rsidRPr="00201E93">
        <w:rPr>
          <w:lang w:eastAsia="en-US"/>
        </w:rPr>
        <w:t>Planowanie: Zakończenie i zatwierdzenie pełnej dokumentacji projektowej (100%);</w:t>
      </w:r>
    </w:p>
    <w:p w14:paraId="64220FC1" w14:textId="77777777" w:rsidR="00201E93" w:rsidRPr="00201E93" w:rsidRDefault="00201E93" w:rsidP="00B66252">
      <w:pPr>
        <w:pStyle w:val="DYPtekstgwny"/>
        <w:numPr>
          <w:ilvl w:val="1"/>
          <w:numId w:val="14"/>
        </w:numPr>
        <w:rPr>
          <w:color w:val="000000"/>
          <w:szCs w:val="24"/>
          <w:lang w:eastAsia="en-US"/>
        </w:rPr>
      </w:pPr>
      <w:r w:rsidRPr="00201E93">
        <w:rPr>
          <w:lang w:eastAsia="en-US"/>
        </w:rPr>
        <w:t>Podział</w:t>
      </w:r>
      <w:r w:rsidRPr="00201E93">
        <w:rPr>
          <w:b/>
          <w:color w:val="000000"/>
          <w:szCs w:val="24"/>
          <w:lang w:eastAsia="en-US"/>
        </w:rPr>
        <w:t xml:space="preserve"> </w:t>
      </w:r>
      <w:r w:rsidRPr="00201E93">
        <w:rPr>
          <w:color w:val="000000"/>
          <w:szCs w:val="24"/>
          <w:lang w:eastAsia="en-US"/>
        </w:rPr>
        <w:t>zasobów: Dystrybucja materiałów między zespoły;</w:t>
      </w:r>
    </w:p>
    <w:p w14:paraId="09C347DE" w14:textId="77777777" w:rsidR="00201E93" w:rsidRPr="00E969A0" w:rsidRDefault="00201E93" w:rsidP="00B66252">
      <w:pPr>
        <w:pStyle w:val="DYPtekstgwny"/>
        <w:numPr>
          <w:ilvl w:val="1"/>
          <w:numId w:val="14"/>
        </w:numPr>
        <w:rPr>
          <w:color w:val="000000"/>
          <w:szCs w:val="24"/>
          <w:lang w:eastAsia="en-US"/>
        </w:rPr>
      </w:pPr>
      <w:r w:rsidRPr="00E969A0">
        <w:rPr>
          <w:lang w:eastAsia="en-US"/>
        </w:rPr>
        <w:t>Realizacja: Budowa poszczególnych elementów;</w:t>
      </w:r>
    </w:p>
    <w:p w14:paraId="23A8C094" w14:textId="77777777" w:rsidR="00201E93" w:rsidRPr="00201E93" w:rsidRDefault="00201E93" w:rsidP="00B66252">
      <w:pPr>
        <w:pStyle w:val="DYPtekstgwny"/>
        <w:numPr>
          <w:ilvl w:val="1"/>
          <w:numId w:val="14"/>
        </w:numPr>
        <w:rPr>
          <w:color w:val="000000"/>
          <w:szCs w:val="24"/>
          <w:lang w:eastAsia="en-US"/>
        </w:rPr>
      </w:pPr>
      <w:r w:rsidRPr="00201E93">
        <w:rPr>
          <w:lang w:eastAsia="en-US"/>
        </w:rPr>
        <w:t>Integracja: Łączenie elementów w całość;</w:t>
      </w:r>
    </w:p>
    <w:p w14:paraId="1BF0B8B2" w14:textId="246BFD07" w:rsidR="00201E93" w:rsidRPr="00E969A0" w:rsidRDefault="00201E93" w:rsidP="00B66252">
      <w:pPr>
        <w:pStyle w:val="DYPtekstgwny"/>
        <w:numPr>
          <w:ilvl w:val="1"/>
          <w:numId w:val="14"/>
        </w:numPr>
        <w:rPr>
          <w:color w:val="000000"/>
          <w:szCs w:val="24"/>
          <w:lang w:eastAsia="en-US"/>
        </w:rPr>
      </w:pPr>
      <w:r w:rsidRPr="00E969A0">
        <w:rPr>
          <w:lang w:eastAsia="en-US"/>
        </w:rPr>
        <w:t>Testowanie: Weryfikacja finalnego produktu;</w:t>
      </w:r>
    </w:p>
    <w:p w14:paraId="7CEA50B6" w14:textId="77777777" w:rsidR="00201E93" w:rsidRPr="00E969A0" w:rsidRDefault="00201E93" w:rsidP="00CA5087">
      <w:pPr>
        <w:pStyle w:val="DYPtekstgwny"/>
        <w:rPr>
          <w:lang w:eastAsia="en-US"/>
        </w:rPr>
      </w:pPr>
    </w:p>
    <w:p w14:paraId="44276455" w14:textId="77777777" w:rsidR="00201E93" w:rsidRPr="00E969A0" w:rsidRDefault="00201E93" w:rsidP="00B66252">
      <w:pPr>
        <w:pStyle w:val="DYPtekstgwny"/>
        <w:numPr>
          <w:ilvl w:val="0"/>
          <w:numId w:val="15"/>
        </w:numPr>
        <w:rPr>
          <w:szCs w:val="24"/>
          <w:lang w:eastAsia="en-US"/>
        </w:rPr>
      </w:pPr>
      <w:r w:rsidRPr="00201E93">
        <w:rPr>
          <w:lang w:eastAsia="en-US"/>
        </w:rPr>
        <w:t xml:space="preserve">Przejście do kolejnego etapu powinno być możliwe dopiero po pełnym zakończeniu etapu poprzedniego. </w:t>
      </w:r>
      <w:r w:rsidRPr="00E969A0">
        <w:rPr>
          <w:color w:val="000000"/>
          <w:szCs w:val="24"/>
          <w:lang w:eastAsia="en-US"/>
        </w:rPr>
        <w:t>Takie podejście zapewnia:</w:t>
      </w:r>
    </w:p>
    <w:p w14:paraId="3640E16E" w14:textId="77777777" w:rsidR="00201E93" w:rsidRPr="00201E93" w:rsidRDefault="00201E93" w:rsidP="00B66252">
      <w:pPr>
        <w:pStyle w:val="DYPtekstgwny"/>
        <w:numPr>
          <w:ilvl w:val="0"/>
          <w:numId w:val="15"/>
        </w:numPr>
        <w:rPr>
          <w:color w:val="000000"/>
          <w:szCs w:val="24"/>
          <w:lang w:eastAsia="en-US"/>
        </w:rPr>
      </w:pPr>
      <w:r w:rsidRPr="00201E93">
        <w:rPr>
          <w:lang w:eastAsia="en-US"/>
        </w:rPr>
        <w:t>Jasność co do aktualnego stanu projektu</w:t>
      </w:r>
    </w:p>
    <w:p w14:paraId="7214F68D" w14:textId="77777777" w:rsidR="00201E93" w:rsidRPr="00201E93" w:rsidRDefault="00201E93" w:rsidP="00B66252">
      <w:pPr>
        <w:pStyle w:val="DYPtekstgwny"/>
        <w:numPr>
          <w:ilvl w:val="0"/>
          <w:numId w:val="15"/>
        </w:numPr>
        <w:rPr>
          <w:color w:val="000000"/>
          <w:szCs w:val="24"/>
          <w:lang w:eastAsia="en-US"/>
        </w:rPr>
      </w:pPr>
      <w:r w:rsidRPr="00201E93">
        <w:rPr>
          <w:lang w:eastAsia="en-US"/>
        </w:rPr>
        <w:t>Możliwość weryfikacji jakości po każdym etapie</w:t>
      </w:r>
    </w:p>
    <w:p w14:paraId="294364E7" w14:textId="77777777" w:rsidR="00201E93" w:rsidRPr="00E969A0" w:rsidRDefault="00201E93" w:rsidP="00B66252">
      <w:pPr>
        <w:pStyle w:val="DYPtekstgwny"/>
        <w:numPr>
          <w:ilvl w:val="0"/>
          <w:numId w:val="15"/>
        </w:numPr>
        <w:rPr>
          <w:color w:val="000000"/>
          <w:szCs w:val="24"/>
          <w:lang w:eastAsia="en-US"/>
        </w:rPr>
      </w:pPr>
      <w:r w:rsidRPr="00E969A0">
        <w:rPr>
          <w:lang w:eastAsia="en-US"/>
        </w:rPr>
        <w:t>Łatwiejsze wykrywanie i korygowanie błędów</w:t>
      </w:r>
    </w:p>
    <w:p w14:paraId="46DE8508" w14:textId="4DD520C2" w:rsidR="00201E93" w:rsidRPr="00117A6F" w:rsidRDefault="00201E93" w:rsidP="00B66252">
      <w:pPr>
        <w:pStyle w:val="DYPtekstgwny"/>
        <w:numPr>
          <w:ilvl w:val="0"/>
          <w:numId w:val="15"/>
        </w:numPr>
        <w:rPr>
          <w:color w:val="000000"/>
          <w:szCs w:val="24"/>
          <w:lang w:eastAsia="en-US"/>
        </w:rPr>
      </w:pPr>
      <w:r w:rsidRPr="00E969A0">
        <w:rPr>
          <w:lang w:eastAsia="en-US"/>
        </w:rPr>
        <w:t>Lepszą koordynację między zespołami</w:t>
      </w:r>
    </w:p>
    <w:p w14:paraId="0C34B31C" w14:textId="542673D7" w:rsidR="00281671" w:rsidRPr="00E969A0" w:rsidRDefault="00201E93" w:rsidP="00117A6F">
      <w:pPr>
        <w:pStyle w:val="DYPnazwarodziauROZDZIAX"/>
        <w:rPr>
          <w:sz w:val="27"/>
          <w:szCs w:val="27"/>
          <w:lang w:eastAsia="en-US"/>
        </w:rPr>
      </w:pPr>
      <w:bookmarkStart w:id="42" w:name="_Toc232531909"/>
      <w:bookmarkStart w:id="43" w:name="_Toc232532784"/>
      <w:r w:rsidRPr="00E969A0">
        <w:rPr>
          <w:lang w:eastAsia="en-US"/>
        </w:rPr>
        <w:t>Tadeuš Žukovskij</w:t>
      </w:r>
      <w:bookmarkEnd w:id="42"/>
      <w:bookmarkEnd w:id="43"/>
    </w:p>
    <w:p w14:paraId="2DB6B144" w14:textId="77777777" w:rsidR="00201E93" w:rsidRPr="00201E93" w:rsidRDefault="00201E93" w:rsidP="00CA5087">
      <w:pPr>
        <w:pStyle w:val="DYPtekstgwny"/>
        <w:rPr>
          <w:szCs w:val="24"/>
          <w:lang w:eastAsia="en-US"/>
        </w:rPr>
      </w:pPr>
      <w:r w:rsidRPr="00201E93">
        <w:rPr>
          <w:lang w:eastAsia="en-US"/>
        </w:rPr>
        <w:t>Po zakończeniu zajęć przemyślałem nasz sposób pracy. Zauważyłem kilka rzeczy, które powinniśmy byli zrobić inaczej, aby nasz projekt od początku działał bez problemów:</w:t>
      </w:r>
    </w:p>
    <w:p w14:paraId="54BB4B67" w14:textId="77777777" w:rsidR="00201E93" w:rsidRPr="00201E93" w:rsidRDefault="00201E93" w:rsidP="00B66252">
      <w:pPr>
        <w:pStyle w:val="DYPtekstgwny"/>
        <w:numPr>
          <w:ilvl w:val="0"/>
          <w:numId w:val="16"/>
        </w:numPr>
        <w:rPr>
          <w:color w:val="000000"/>
          <w:szCs w:val="24"/>
          <w:lang w:eastAsia="en-US"/>
        </w:rPr>
      </w:pPr>
      <w:r w:rsidRPr="00201E93">
        <w:rPr>
          <w:b/>
          <w:lang w:eastAsia="en-US"/>
        </w:rPr>
        <w:t>Wspólne ustalenia przed rozpoczęciem pracy:</w:t>
      </w:r>
      <w:r w:rsidRPr="00201E93">
        <w:rPr>
          <w:color w:val="000000"/>
          <w:szCs w:val="24"/>
          <w:lang w:eastAsia="en-US"/>
        </w:rPr>
        <w:t xml:space="preserve"> Kiedy tylko dostaliśmy zadanie, od razu zaczęliśmy wymyślać nasz garaż w oderwaniu od reszty. Zamiast tego, powinniśmy zacząć od rozmowy z grupą od domu i od auta. Najpierw trzeba było ustalić wspólne wymiary (wielkość domu, garażu i auta) oraz przegadać ważne szczegóły. Musieliśmy od razu zaplanować, jak będzie wyglądać przejście z domu do garażu oraz upewnić się, że auto będzie miało wystarczająco dużo miejsca, żeby wjechać i żeby zostało miejsce na swobodne przejście wokół niego. Dopiero po tych wspólnych ustaleniach powinniśmy zacząć rozdzielać materiały w naszej grupie.</w:t>
      </w:r>
    </w:p>
    <w:p w14:paraId="3048961F" w14:textId="120A1652" w:rsidR="00201E93" w:rsidRPr="00201E93" w:rsidRDefault="00201E93" w:rsidP="00B66252">
      <w:pPr>
        <w:pStyle w:val="DYPtekstgwny"/>
        <w:numPr>
          <w:ilvl w:val="0"/>
          <w:numId w:val="16"/>
        </w:numPr>
        <w:rPr>
          <w:color w:val="000000"/>
          <w:szCs w:val="24"/>
          <w:lang w:eastAsia="en-US"/>
        </w:rPr>
      </w:pPr>
      <w:r w:rsidRPr="00201E93">
        <w:rPr>
          <w:b/>
          <w:color w:val="000000"/>
          <w:szCs w:val="24"/>
          <w:lang w:eastAsia="en-US"/>
        </w:rPr>
        <w:t>Wybór lidera zamiast pełnej demokracji:</w:t>
      </w:r>
      <w:r w:rsidRPr="00201E93">
        <w:rPr>
          <w:color w:val="000000"/>
          <w:szCs w:val="24"/>
          <w:lang w:eastAsia="en-US"/>
        </w:rPr>
        <w:t xml:space="preserve"> W naszej grupie wszystko wymyślaliśmy wspólnie (burza mózgów) i o wszystkim decydowaliśmy demokratycznie. Uważam, że dla szybszego i lepszego efektu powinniśmy byli wybrać lidera. Lider zbierałby nasze pomysły i to on kontaktowałby się z liderami innych grup. Gdyby np. grupie budującej dom zabrakło klocków (siła wyższa) i chcieliby zmienić rozmiary projektów, to liderzy po prostu by się spotkali, przegadali temat i szybko podjęli wspólną decyzję.</w:t>
      </w:r>
    </w:p>
    <w:p w14:paraId="6BB3E5B9" w14:textId="77777777" w:rsidR="00201E93" w:rsidRPr="00201E93" w:rsidRDefault="00201E93" w:rsidP="00B66252">
      <w:pPr>
        <w:pStyle w:val="DYPtekstgwny"/>
        <w:numPr>
          <w:ilvl w:val="0"/>
          <w:numId w:val="16"/>
        </w:numPr>
        <w:rPr>
          <w:color w:val="000000"/>
          <w:szCs w:val="24"/>
          <w:lang w:eastAsia="en-US"/>
        </w:rPr>
      </w:pPr>
      <w:r w:rsidRPr="00201E93">
        <w:rPr>
          <w:b/>
          <w:lang w:eastAsia="en-US"/>
        </w:rPr>
        <w:lastRenderedPageBreak/>
        <w:t>Lepsze planowanie czasu i budżetu przez wykonawcę:</w:t>
      </w:r>
      <w:r w:rsidRPr="00201E93">
        <w:rPr>
          <w:color w:val="000000"/>
          <w:szCs w:val="24"/>
          <w:lang w:eastAsia="en-US"/>
        </w:rPr>
        <w:t xml:space="preserve"> Przy dzieleniu pracy powinniśmy zmienić podejście. Jeśli ktoś sam zgłasza się, że narysuje np. lewą i prawą ścianę, to ta osoba powinna na początku sama określić, ile czasu to zajmie i jakiego budżetu (ilu klocków) potrzebuje. Dopiero po tej wycenie reszta grupy mogłaby podyskutować, czy da się to zrobić szybciej i taniej.</w:t>
      </w:r>
    </w:p>
    <w:p w14:paraId="3A976A8D" w14:textId="4E3FA108" w:rsidR="00201E93" w:rsidRPr="00117A6F" w:rsidRDefault="00201E93" w:rsidP="00B66252">
      <w:pPr>
        <w:pStyle w:val="DYPtekstgwny"/>
        <w:numPr>
          <w:ilvl w:val="0"/>
          <w:numId w:val="16"/>
        </w:numPr>
        <w:rPr>
          <w:color w:val="000000"/>
          <w:szCs w:val="24"/>
          <w:lang w:eastAsia="en-US"/>
        </w:rPr>
      </w:pPr>
      <w:r w:rsidRPr="00201E93">
        <w:rPr>
          <w:b/>
          <w:lang w:eastAsia="en-US"/>
        </w:rPr>
        <w:t>Brak multitaskingu (skupienie na jednym celu):</w:t>
      </w:r>
      <w:r w:rsidRPr="00201E93">
        <w:rPr>
          <w:color w:val="000000"/>
          <w:szCs w:val="24"/>
          <w:lang w:eastAsia="en-US"/>
        </w:rPr>
        <w:t xml:space="preserve"> Nie powinniśmy byli robić kilku rzeczy naraz. Praca powinna być podzielona na wyraźne etapy. Jeśli na przykład jesteśmy na etapie robienia planu, to najpierw musimy ten plan w 100% skończyć, a dopiero po jego zamknięciu przechodzić do kolejnych działań.</w:t>
      </w:r>
    </w:p>
    <w:p w14:paraId="5C6D2969" w14:textId="7304035D" w:rsidR="009534AA" w:rsidRPr="00E969A0" w:rsidRDefault="00201E93" w:rsidP="00117A6F">
      <w:pPr>
        <w:pStyle w:val="DYPnazwarodziauROZDZIAX"/>
        <w:rPr>
          <w:sz w:val="27"/>
          <w:szCs w:val="27"/>
          <w:lang w:eastAsia="en-US"/>
        </w:rPr>
      </w:pPr>
      <w:bookmarkStart w:id="44" w:name="_Toc232531910"/>
      <w:bookmarkStart w:id="45" w:name="_Toc232532785"/>
      <w:r w:rsidRPr="00E969A0">
        <w:rPr>
          <w:lang w:eastAsia="en-US"/>
        </w:rPr>
        <w:t>Radosław Manak</w:t>
      </w:r>
      <w:bookmarkEnd w:id="44"/>
      <w:bookmarkEnd w:id="45"/>
    </w:p>
    <w:p w14:paraId="1AC5DD90" w14:textId="77777777" w:rsidR="00201E93" w:rsidRPr="00201E93" w:rsidRDefault="00201E93" w:rsidP="009534AA">
      <w:pPr>
        <w:pStyle w:val="DYPtekstgwny"/>
        <w:rPr>
          <w:szCs w:val="24"/>
          <w:lang w:eastAsia="en-US"/>
        </w:rPr>
      </w:pPr>
      <w:r w:rsidRPr="009534AA">
        <w:t>Po zakończeniu projektowania przemyślałem sposób pracy nad dachem:</w:t>
      </w:r>
    </w:p>
    <w:p w14:paraId="33D1AE89" w14:textId="77777777" w:rsidR="00201E93" w:rsidRPr="00201E93" w:rsidRDefault="00201E93" w:rsidP="00B66252">
      <w:pPr>
        <w:pStyle w:val="DYPtekstgwny"/>
        <w:numPr>
          <w:ilvl w:val="0"/>
          <w:numId w:val="18"/>
        </w:numPr>
        <w:jc w:val="left"/>
        <w:rPr>
          <w:color w:val="000000"/>
          <w:szCs w:val="24"/>
          <w:lang w:eastAsia="en-US"/>
        </w:rPr>
      </w:pPr>
      <w:r w:rsidRPr="00201E93">
        <w:rPr>
          <w:b/>
          <w:lang w:eastAsia="en-US"/>
        </w:rPr>
        <w:t>Dokładniejsze ustalenia wymiarów przed projektowaniem:</w:t>
      </w:r>
      <w:r w:rsidRPr="00201E93">
        <w:rPr>
          <w:b/>
          <w:lang w:eastAsia="en-US"/>
        </w:rPr>
        <w:br/>
      </w:r>
      <w:r w:rsidRPr="00201E93">
        <w:rPr>
          <w:color w:val="000000"/>
          <w:szCs w:val="24"/>
          <w:lang w:eastAsia="en-US"/>
        </w:rPr>
        <w:t xml:space="preserve"> Zanim zacząłem rysować projekt dachu, powinniśmy byli jeszcze dokładniej sprawdzić wymiary całego garażu. Najpierw trzeba było upewnić się, że wszystkie ściany mają ostateczne rozmiary, a dopiero potem planować dach. Dzięki temu od razu mielibyśmy pewność, że dach będzie idealnie pasował do konstrukcji.</w:t>
      </w:r>
    </w:p>
    <w:p w14:paraId="0E2193B7" w14:textId="77777777" w:rsidR="00201E93" w:rsidRPr="00201E93" w:rsidRDefault="00201E93" w:rsidP="00B66252">
      <w:pPr>
        <w:pStyle w:val="DYPtekstgwny"/>
        <w:numPr>
          <w:ilvl w:val="0"/>
          <w:numId w:val="18"/>
        </w:numPr>
        <w:jc w:val="left"/>
        <w:rPr>
          <w:color w:val="000000"/>
          <w:szCs w:val="24"/>
          <w:lang w:eastAsia="en-US"/>
        </w:rPr>
      </w:pPr>
      <w:r w:rsidRPr="00201E93">
        <w:rPr>
          <w:b/>
          <w:lang w:eastAsia="en-US"/>
        </w:rPr>
        <w:t>Wspólne omówienie konstrukcji dachu:</w:t>
      </w:r>
      <w:r w:rsidRPr="00201E93">
        <w:rPr>
          <w:b/>
          <w:lang w:eastAsia="en-US"/>
        </w:rPr>
        <w:br/>
      </w:r>
      <w:r w:rsidRPr="00201E93">
        <w:rPr>
          <w:color w:val="000000"/>
          <w:szCs w:val="24"/>
          <w:lang w:eastAsia="en-US"/>
        </w:rPr>
        <w:t xml:space="preserve"> Zanim powstał rysunek, mogliśmy razem z grupą dokładniej przedyskutować, jak ma wyglądać dach i jak najlepiej ułożyć klocki, żeby był stabilny. Wspólne ustalenie szczegółów na początku mogłoby przyspieszyć późniejsze rysowanie i zmniejszyć ryzyko poprawek.</w:t>
      </w:r>
    </w:p>
    <w:p w14:paraId="392C9412" w14:textId="77777777" w:rsidR="00201E93" w:rsidRPr="00201E93" w:rsidRDefault="00201E93" w:rsidP="00B66252">
      <w:pPr>
        <w:pStyle w:val="DYPtekstgwny"/>
        <w:numPr>
          <w:ilvl w:val="0"/>
          <w:numId w:val="18"/>
        </w:numPr>
        <w:jc w:val="left"/>
        <w:rPr>
          <w:color w:val="000000"/>
          <w:szCs w:val="24"/>
          <w:lang w:eastAsia="en-US"/>
        </w:rPr>
      </w:pPr>
      <w:r w:rsidRPr="00201E93">
        <w:rPr>
          <w:b/>
          <w:lang w:eastAsia="en-US"/>
        </w:rPr>
        <w:t>Lepsze planowanie materiałów:</w:t>
      </w:r>
      <w:r w:rsidRPr="00201E93">
        <w:rPr>
          <w:b/>
          <w:lang w:eastAsia="en-US"/>
        </w:rPr>
        <w:br/>
      </w:r>
      <w:r w:rsidRPr="00201E93">
        <w:rPr>
          <w:color w:val="000000"/>
          <w:szCs w:val="24"/>
          <w:lang w:eastAsia="en-US"/>
        </w:rPr>
        <w:t xml:space="preserve"> Przy projektowaniu dachu mogliśmy wcześniej zastanowić się, ile dokładnie klocków będzie potrzebnych. Gdybyśmy dokładniej to policzyli już na etapie projektu, łatwiej byłoby dopasować dach do naszego budżetu.</w:t>
      </w:r>
    </w:p>
    <w:p w14:paraId="755AC71A" w14:textId="4AA2DA3A" w:rsidR="00201E93" w:rsidRPr="00201E93" w:rsidRDefault="00201E93" w:rsidP="00B66252">
      <w:pPr>
        <w:pStyle w:val="DYPtekstgwny"/>
        <w:numPr>
          <w:ilvl w:val="0"/>
          <w:numId w:val="18"/>
        </w:numPr>
        <w:jc w:val="left"/>
        <w:rPr>
          <w:lang w:eastAsia="en-US"/>
        </w:rPr>
      </w:pPr>
      <w:r w:rsidRPr="00201E93">
        <w:rPr>
          <w:b/>
          <w:lang w:eastAsia="en-US"/>
        </w:rPr>
        <w:t>Wyraźne etapy pracy:</w:t>
      </w:r>
      <w:r w:rsidRPr="00201E93">
        <w:rPr>
          <w:b/>
          <w:lang w:eastAsia="en-US"/>
        </w:rPr>
        <w:br/>
      </w:r>
      <w:r w:rsidRPr="00201E93">
        <w:rPr>
          <w:color w:val="000000"/>
          <w:szCs w:val="24"/>
          <w:lang w:eastAsia="en-US"/>
        </w:rPr>
        <w:t xml:space="preserve"> Powinniśmy bardziej pilnować kolejności pracy. Najpierw ustalić wszystkie wymiary garażu, potem zaprojektować dach, a dopiero później przechodzić do dalszych elementów projektu. Dzięki temu wszystko byłoby bardziej uporządkowane i łatwiejsze do wykonania.</w:t>
      </w:r>
    </w:p>
    <w:p w14:paraId="778BB5C9" w14:textId="6FB0A7C1" w:rsidR="001E6DAA" w:rsidRPr="00E969A0" w:rsidRDefault="00201E93" w:rsidP="00117A6F">
      <w:pPr>
        <w:pStyle w:val="DYPnazwarodziauROZDZIAX"/>
        <w:rPr>
          <w:sz w:val="27"/>
          <w:szCs w:val="27"/>
          <w:lang w:eastAsia="en-US"/>
        </w:rPr>
      </w:pPr>
      <w:bookmarkStart w:id="46" w:name="_Toc232531911"/>
      <w:bookmarkStart w:id="47" w:name="_Toc232532786"/>
      <w:r w:rsidRPr="00E969A0">
        <w:rPr>
          <w:lang w:eastAsia="en-US"/>
        </w:rPr>
        <w:t>Daniel Subatovič</w:t>
      </w:r>
      <w:bookmarkEnd w:id="46"/>
      <w:bookmarkEnd w:id="47"/>
    </w:p>
    <w:p w14:paraId="110E495F" w14:textId="77777777" w:rsidR="00201E93" w:rsidRPr="00201E93" w:rsidRDefault="00201E93" w:rsidP="00CA5087">
      <w:pPr>
        <w:pStyle w:val="DYPtekstgwny"/>
        <w:rPr>
          <w:szCs w:val="24"/>
          <w:lang w:eastAsia="en-US"/>
        </w:rPr>
      </w:pPr>
      <w:r w:rsidRPr="00201E93">
        <w:rPr>
          <w:lang w:eastAsia="en-US"/>
        </w:rPr>
        <w:t xml:space="preserve">Pośle pracy przeprowadziłem analizę naszej pracy i wywnioskowałem następujące </w:t>
      </w:r>
      <w:r w:rsidRPr="00201E93">
        <w:rPr>
          <w:color w:val="000000"/>
          <w:szCs w:val="24"/>
          <w:shd w:val="clear" w:color="auto" w:fill="FFFFFF"/>
          <w:lang w:eastAsia="en-US"/>
        </w:rPr>
        <w:t>wnioski:</w:t>
      </w:r>
    </w:p>
    <w:p w14:paraId="6C216E51" w14:textId="77777777" w:rsidR="00201E93" w:rsidRPr="00C60311" w:rsidRDefault="00201E93" w:rsidP="00C60311">
      <w:pPr>
        <w:pStyle w:val="DYPtekstgwny"/>
        <w:rPr>
          <w:b/>
          <w:bCs w:val="0"/>
        </w:rPr>
      </w:pPr>
      <w:r w:rsidRPr="00C60311">
        <w:rPr>
          <w:b/>
          <w:bCs w:val="0"/>
        </w:rPr>
        <w:t>Komunikacja z innymi grupami</w:t>
      </w:r>
    </w:p>
    <w:p w14:paraId="59920B17" w14:textId="77777777" w:rsidR="00201E93" w:rsidRPr="00201E93" w:rsidRDefault="00201E93" w:rsidP="00B66252">
      <w:pPr>
        <w:pStyle w:val="DYPtekstgwny"/>
        <w:numPr>
          <w:ilvl w:val="0"/>
          <w:numId w:val="19"/>
        </w:numPr>
        <w:rPr>
          <w:color w:val="000000"/>
          <w:szCs w:val="24"/>
          <w:lang w:eastAsia="en-US"/>
        </w:rPr>
      </w:pPr>
      <w:r w:rsidRPr="00201E93">
        <w:rPr>
          <w:b/>
          <w:shd w:val="clear" w:color="auto" w:fill="FFFFFF"/>
          <w:lang w:eastAsia="en-US"/>
        </w:rPr>
        <w:lastRenderedPageBreak/>
        <w:t xml:space="preserve">Problem: </w:t>
      </w:r>
      <w:r w:rsidRPr="00201E93">
        <w:rPr>
          <w:color w:val="000000"/>
          <w:szCs w:val="24"/>
          <w:shd w:val="clear" w:color="auto" w:fill="FFFFFF"/>
          <w:lang w:eastAsia="en-US"/>
        </w:rPr>
        <w:t>Brak komunikacji na początku fazy planowania.</w:t>
      </w:r>
    </w:p>
    <w:p w14:paraId="3263CE42" w14:textId="20367732" w:rsidR="00C60311" w:rsidRPr="00201E93" w:rsidRDefault="00201E93" w:rsidP="00B66252">
      <w:pPr>
        <w:pStyle w:val="DYPtekstgwny"/>
        <w:numPr>
          <w:ilvl w:val="0"/>
          <w:numId w:val="19"/>
        </w:numPr>
        <w:rPr>
          <w:color w:val="000000"/>
          <w:szCs w:val="24"/>
          <w:lang w:eastAsia="en-US"/>
        </w:rPr>
      </w:pPr>
      <w:r w:rsidRPr="00201E93">
        <w:rPr>
          <w:b/>
          <w:shd w:val="clear" w:color="auto" w:fill="FFFFFF"/>
          <w:lang w:eastAsia="en-US"/>
        </w:rPr>
        <w:t>Rozwiązanie</w:t>
      </w:r>
      <w:r w:rsidRPr="00201E93">
        <w:rPr>
          <w:color w:val="000000"/>
          <w:szCs w:val="24"/>
          <w:shd w:val="clear" w:color="auto" w:fill="FFFFFF"/>
          <w:lang w:eastAsia="en-US"/>
        </w:rPr>
        <w:t>: Od początku po ustaleniu bazowych zapotrzebowań projektu, zacząć komunikować się z innymi grupami na konto ich zapotrzebowań i parametrów ich własnych projektów, poczym domówić się z nimi na konto przerobienia czegoś w projektach, jeżeli to będzie potrzebne.</w:t>
      </w:r>
    </w:p>
    <w:p w14:paraId="3F88BD4B" w14:textId="227F2C4D" w:rsidR="00C60311" w:rsidRPr="00C60311" w:rsidRDefault="00201E93" w:rsidP="00C60311">
      <w:pPr>
        <w:pStyle w:val="DYPtekstgwny"/>
        <w:rPr>
          <w:b/>
          <w:bCs w:val="0"/>
        </w:rPr>
      </w:pPr>
      <w:r w:rsidRPr="00C60311">
        <w:rPr>
          <w:b/>
          <w:bCs w:val="0"/>
        </w:rPr>
        <w:t>Omijanie niepotrzebnych rzeczy lub funkcji(Ustalenie wymagań)</w:t>
      </w:r>
    </w:p>
    <w:p w14:paraId="5432264C" w14:textId="77777777" w:rsidR="00201E93" w:rsidRPr="00201E93" w:rsidRDefault="00201E93" w:rsidP="00B66252">
      <w:pPr>
        <w:pStyle w:val="DYPtekstgwny"/>
        <w:numPr>
          <w:ilvl w:val="0"/>
          <w:numId w:val="20"/>
        </w:numPr>
        <w:rPr>
          <w:color w:val="000000"/>
          <w:szCs w:val="24"/>
          <w:lang w:eastAsia="en-US"/>
        </w:rPr>
      </w:pPr>
      <w:r w:rsidRPr="00201E93">
        <w:rPr>
          <w:b/>
          <w:shd w:val="clear" w:color="auto" w:fill="FFFFFF"/>
          <w:lang w:eastAsia="en-US"/>
        </w:rPr>
        <w:t xml:space="preserve">Problem: </w:t>
      </w:r>
      <w:r w:rsidRPr="00201E93">
        <w:rPr>
          <w:color w:val="000000"/>
          <w:szCs w:val="24"/>
          <w:shd w:val="clear" w:color="auto" w:fill="FFFFFF"/>
          <w:lang w:eastAsia="en-US"/>
        </w:rPr>
        <w:t>Na początku fazy planowania możno stracić dużo czasu, jeżeli za dużo myśleć, o funkcjach, które w końcu nie będą potrzebne.</w:t>
      </w:r>
    </w:p>
    <w:p w14:paraId="22F41CC2" w14:textId="77777777" w:rsidR="00201E93" w:rsidRPr="00201E93" w:rsidRDefault="00201E93" w:rsidP="00B66252">
      <w:pPr>
        <w:pStyle w:val="DYPtekstgwny"/>
        <w:numPr>
          <w:ilvl w:val="0"/>
          <w:numId w:val="20"/>
        </w:numPr>
        <w:rPr>
          <w:color w:val="000000"/>
          <w:szCs w:val="24"/>
          <w:lang w:eastAsia="en-US"/>
        </w:rPr>
      </w:pPr>
      <w:r w:rsidRPr="00201E93">
        <w:rPr>
          <w:b/>
          <w:shd w:val="clear" w:color="auto" w:fill="FFFFFF"/>
          <w:lang w:eastAsia="en-US"/>
        </w:rPr>
        <w:t>Rozwiązanie</w:t>
      </w:r>
      <w:r w:rsidRPr="00201E93">
        <w:rPr>
          <w:color w:val="000000"/>
          <w:szCs w:val="24"/>
          <w:shd w:val="clear" w:color="auto" w:fill="FFFFFF"/>
          <w:lang w:eastAsia="en-US"/>
        </w:rPr>
        <w:t>: Trzeba od początku planować tylko potrzebne funkcje projektu. Także trzeba zawsze pamiętać, o potrzebnych wymaganiach i nie wymyślać niepotrzebne funkcje.</w:t>
      </w:r>
    </w:p>
    <w:p w14:paraId="0A000E94" w14:textId="77777777" w:rsidR="00201E93" w:rsidRPr="00C60311" w:rsidRDefault="00201E93" w:rsidP="00C60311">
      <w:pPr>
        <w:pStyle w:val="DYPtekstgwny"/>
        <w:rPr>
          <w:b/>
          <w:bCs w:val="0"/>
        </w:rPr>
      </w:pPr>
      <w:r w:rsidRPr="00C60311">
        <w:rPr>
          <w:b/>
          <w:bCs w:val="0"/>
        </w:rPr>
        <w:t>Praca musi być etapowa</w:t>
      </w:r>
    </w:p>
    <w:p w14:paraId="3F3BFDE9" w14:textId="77777777" w:rsidR="00201E93" w:rsidRPr="00E969A0" w:rsidRDefault="00201E93" w:rsidP="00B66252">
      <w:pPr>
        <w:pStyle w:val="DYPtekstgwny"/>
        <w:numPr>
          <w:ilvl w:val="0"/>
          <w:numId w:val="21"/>
        </w:numPr>
        <w:rPr>
          <w:color w:val="000000"/>
          <w:szCs w:val="24"/>
          <w:lang w:eastAsia="en-US"/>
        </w:rPr>
      </w:pPr>
      <w:r w:rsidRPr="00201E93">
        <w:rPr>
          <w:b/>
          <w:lang w:eastAsia="en-US"/>
        </w:rPr>
        <w:t xml:space="preserve">Problem: </w:t>
      </w:r>
      <w:r w:rsidRPr="00201E93">
        <w:rPr>
          <w:color w:val="000000"/>
          <w:szCs w:val="24"/>
          <w:lang w:eastAsia="en-US"/>
        </w:rPr>
        <w:t xml:space="preserve">Na początku całą grupą próbowaliśmy robić pracę naprzód. </w:t>
      </w:r>
      <w:r w:rsidRPr="00E969A0">
        <w:rPr>
          <w:color w:val="000000"/>
          <w:szCs w:val="24"/>
          <w:lang w:eastAsia="en-US"/>
        </w:rPr>
        <w:t>Inaczej mówiąc robiliśmy multitasking.</w:t>
      </w:r>
    </w:p>
    <w:p w14:paraId="2DADE299" w14:textId="2C8B761F" w:rsidR="00BD1A02" w:rsidRPr="00201E93" w:rsidRDefault="00201E93" w:rsidP="00B66252">
      <w:pPr>
        <w:pStyle w:val="DYPtekstgwny"/>
        <w:numPr>
          <w:ilvl w:val="0"/>
          <w:numId w:val="21"/>
        </w:numPr>
        <w:rPr>
          <w:color w:val="000000"/>
          <w:szCs w:val="24"/>
          <w:lang w:eastAsia="en-US"/>
        </w:rPr>
      </w:pPr>
      <w:r w:rsidRPr="00201E93">
        <w:rPr>
          <w:b/>
          <w:lang w:eastAsia="en-US"/>
        </w:rPr>
        <w:t>Rozwiązanie</w:t>
      </w:r>
      <w:r w:rsidRPr="00201E93">
        <w:rPr>
          <w:color w:val="000000"/>
          <w:szCs w:val="24"/>
          <w:lang w:eastAsia="en-US"/>
        </w:rPr>
        <w:t>: Trzeba planować i pracować wyłącznie nad podanym etapep, żeby w czasie pracy nad przyszłymi etapami nie powstali problemy w niezgodności z planem.</w:t>
      </w:r>
    </w:p>
    <w:p w14:paraId="48EAC8C6" w14:textId="77777777" w:rsidR="00036BEA" w:rsidRDefault="00036BEA" w:rsidP="00117A6F">
      <w:pPr>
        <w:pStyle w:val="DYPnazwarozdziau"/>
        <w:rPr>
          <w:lang w:eastAsia="en-US"/>
        </w:rPr>
      </w:pPr>
      <w:bookmarkStart w:id="48" w:name="_Toc232532787"/>
    </w:p>
    <w:p w14:paraId="41236202" w14:textId="6E53C17D" w:rsidR="00201E93" w:rsidRPr="00117A6F" w:rsidRDefault="00201E93" w:rsidP="00117A6F">
      <w:pPr>
        <w:pStyle w:val="DYPnazwarozdziau"/>
        <w:rPr>
          <w:sz w:val="36"/>
          <w:szCs w:val="36"/>
          <w:lang w:eastAsia="en-US"/>
        </w:rPr>
      </w:pPr>
      <w:r w:rsidRPr="00E969A0">
        <w:rPr>
          <w:lang w:eastAsia="en-US"/>
        </w:rPr>
        <w:t>PODSUMOWANIE ETAPU 1</w:t>
      </w:r>
      <w:bookmarkEnd w:id="48"/>
    </w:p>
    <w:p w14:paraId="0573B9E7" w14:textId="77777777" w:rsidR="00201E93" w:rsidRPr="00201E93" w:rsidRDefault="00201E93" w:rsidP="00CA5087">
      <w:pPr>
        <w:pStyle w:val="DYPtekstgwny"/>
        <w:rPr>
          <w:szCs w:val="24"/>
          <w:lang w:eastAsia="en-US"/>
        </w:rPr>
      </w:pPr>
      <w:r w:rsidRPr="00201E93">
        <w:rPr>
          <w:lang w:eastAsia="en-US"/>
        </w:rPr>
        <w:t>Projekt „Garaż" był cennym doświadczeniem w zakresie pracy zespołowej i stosowania metodyki Scrum. Pomimo napotkanych trudności, głównie związanych z komunikacją międzygrupową, udało nam się zrealizować projekt zgodnie z wymaganiami funkcjonalnymi. </w:t>
      </w:r>
    </w:p>
    <w:p w14:paraId="43AF77DC" w14:textId="77777777" w:rsidR="00201E93" w:rsidRPr="00201E93" w:rsidRDefault="00201E93" w:rsidP="00CA5087">
      <w:pPr>
        <w:pStyle w:val="DYPtekstgwny"/>
        <w:rPr>
          <w:szCs w:val="24"/>
          <w:lang w:eastAsia="en-US"/>
        </w:rPr>
      </w:pPr>
      <w:r w:rsidRPr="00201E93">
        <w:rPr>
          <w:lang w:eastAsia="en-US"/>
        </w:rPr>
        <w:t>Zdobyte doświadczenie i wyciągnięte wnioski stanowią solidną podstawę do realizacji przyszłych projektów z wykorzystaniem metodyk zwinnych.</w:t>
      </w:r>
    </w:p>
    <w:p w14:paraId="3D95FB74" w14:textId="77777777" w:rsidR="00201E93" w:rsidRPr="00201E93" w:rsidRDefault="00201E93" w:rsidP="00CA5087">
      <w:pPr>
        <w:pStyle w:val="DYPtekstgwny"/>
        <w:rPr>
          <w:lang w:eastAsia="en-US"/>
        </w:rPr>
      </w:pPr>
    </w:p>
    <w:p w14:paraId="2F8E5BF5" w14:textId="77777777" w:rsidR="0089683A" w:rsidRDefault="0089683A">
      <w:pPr>
        <w:spacing w:after="200" w:line="276" w:lineRule="auto"/>
        <w:rPr>
          <w:b/>
          <w:bCs/>
          <w:caps/>
          <w:sz w:val="28"/>
          <w:szCs w:val="28"/>
          <w:lang w:eastAsia="en-US"/>
        </w:rPr>
      </w:pPr>
      <w:r>
        <w:rPr>
          <w:lang w:eastAsia="en-US"/>
        </w:rPr>
        <w:br w:type="page"/>
      </w:r>
    </w:p>
    <w:p w14:paraId="3DDC6463" w14:textId="77777777" w:rsidR="00201E93" w:rsidRPr="002E76BA" w:rsidRDefault="00201E93" w:rsidP="002E76BA">
      <w:pPr>
        <w:pStyle w:val="DYPnazwarozdziau"/>
      </w:pPr>
      <w:bookmarkStart w:id="49" w:name="_Toc232532788"/>
      <w:r w:rsidRPr="00E969A0">
        <w:rPr>
          <w:lang w:eastAsia="en-US"/>
        </w:rPr>
        <w:lastRenderedPageBreak/>
        <w:t>WPROWADZENIE DO ETAPU 2 BUDOWA</w:t>
      </w:r>
      <w:bookmarkEnd w:id="49"/>
    </w:p>
    <w:p w14:paraId="4B03FC3C" w14:textId="77777777" w:rsidR="00201E93" w:rsidRPr="00201E93" w:rsidRDefault="00201E93" w:rsidP="00CA5087">
      <w:pPr>
        <w:pStyle w:val="DYPtekstgwny"/>
        <w:rPr>
          <w:szCs w:val="24"/>
          <w:lang w:eastAsia="en-US"/>
        </w:rPr>
      </w:pPr>
      <w:r w:rsidRPr="00201E93">
        <w:rPr>
          <w:lang w:eastAsia="en-US"/>
        </w:rPr>
        <w:t>W drugim etapie projektu nasza grupa zbudowała garaż z klocków Lego, realizując plan opracowany w etapie 1. Podobnie jak w poprzednim etapie, pracowaliśmy zespołowo – każdy członek grupy był odpowiedzialny za wyznaczoną część konstrukcji, zgodnie z wcześniej ustalonym harmonogramem. Całość prac była realizowana według metodyki Scrum, co zapewniło sprawny podział zadań i efektywną koordynację działań.</w:t>
      </w:r>
    </w:p>
    <w:p w14:paraId="72F07491" w14:textId="77777777" w:rsidR="00201E93" w:rsidRPr="00201E93" w:rsidRDefault="00201E93" w:rsidP="00CA5087">
      <w:pPr>
        <w:pStyle w:val="DYPtekstgwny"/>
        <w:rPr>
          <w:lang w:eastAsia="en-US"/>
        </w:rPr>
      </w:pPr>
    </w:p>
    <w:p w14:paraId="0DB4D8AA" w14:textId="77777777" w:rsidR="00201E93" w:rsidRPr="002E76BA" w:rsidRDefault="00201E93" w:rsidP="002E76BA">
      <w:pPr>
        <w:pStyle w:val="DYPnazwarozdziau"/>
      </w:pPr>
      <w:bookmarkStart w:id="50" w:name="_Toc232532789"/>
      <w:r w:rsidRPr="00E969A0">
        <w:rPr>
          <w:lang w:eastAsia="en-US"/>
        </w:rPr>
        <w:t>REALIZACJA FAZY DEVELOPMENTU</w:t>
      </w:r>
      <w:bookmarkEnd w:id="50"/>
    </w:p>
    <w:p w14:paraId="6DE89A24" w14:textId="77777777" w:rsidR="00201E93" w:rsidRPr="0096304D" w:rsidRDefault="00201E93" w:rsidP="00CA5087">
      <w:pPr>
        <w:pStyle w:val="DYPtekstgwny"/>
        <w:rPr>
          <w:b/>
          <w:bCs w:val="0"/>
          <w:szCs w:val="24"/>
          <w:lang w:eastAsia="en-US"/>
        </w:rPr>
      </w:pPr>
      <w:r w:rsidRPr="0096304D">
        <w:rPr>
          <w:b/>
          <w:bCs w:val="0"/>
          <w:lang w:eastAsia="en-US"/>
        </w:rPr>
        <w:t>Opis etapu</w:t>
      </w:r>
    </w:p>
    <w:p w14:paraId="0F6E539D" w14:textId="77777777" w:rsidR="00201E93" w:rsidRPr="001F7E4B" w:rsidRDefault="00201E93" w:rsidP="00CA5087">
      <w:pPr>
        <w:pStyle w:val="DYPtekstgwny"/>
        <w:rPr>
          <w:szCs w:val="24"/>
          <w:lang w:eastAsia="en-US"/>
        </w:rPr>
      </w:pPr>
      <w:r w:rsidRPr="00201E93">
        <w:rPr>
          <w:lang w:eastAsia="en-US"/>
        </w:rPr>
        <w:t xml:space="preserve">W tym etapie przeszliśmy od planowania do praktycznej realizacji – fizycznie zbudowaliśmy garaż z klocków Lego na podstawie rysunków i wymagań ustalonych w etapie 1. </w:t>
      </w:r>
      <w:r w:rsidRPr="006B7518">
        <w:rPr>
          <w:color w:val="000000"/>
          <w:szCs w:val="24"/>
          <w:lang w:eastAsia="en-US"/>
        </w:rPr>
        <w:t>Wymiary końcowe garażu wyniosły (Długość × Szerokość × Wysokość): 12 × 18 × 5 klocków Lego.</w:t>
      </w:r>
    </w:p>
    <w:p w14:paraId="168A5D51" w14:textId="77777777" w:rsidR="00201E93" w:rsidRPr="006B7518" w:rsidRDefault="00201E93" w:rsidP="00CA5087">
      <w:pPr>
        <w:pStyle w:val="DYPtekstgwny"/>
        <w:rPr>
          <w:lang w:eastAsia="en-US"/>
        </w:rPr>
      </w:pPr>
    </w:p>
    <w:p w14:paraId="64175562" w14:textId="467ABCFC" w:rsidR="006B7518" w:rsidRPr="00947EB8" w:rsidRDefault="006B7518" w:rsidP="00947EB8">
      <w:pPr>
        <w:pStyle w:val="DYPtabliceirysunkitytu"/>
      </w:pPr>
      <w:bookmarkStart w:id="51" w:name="_Toc232533152"/>
      <w:r w:rsidRPr="00947EB8">
        <w:t xml:space="preserve">Tabela </w:t>
      </w:r>
      <w:fldSimple w:instr=" SEQ Tabela \* ARABIC ">
        <w:r w:rsidR="008333B5" w:rsidRPr="00947EB8">
          <w:t>3</w:t>
        </w:r>
      </w:fldSimple>
      <w:r w:rsidRPr="00947EB8">
        <w:t xml:space="preserve">. Faza </w:t>
      </w:r>
      <w:proofErr w:type="spellStart"/>
      <w:r w:rsidRPr="00947EB8">
        <w:t>Develompment</w:t>
      </w:r>
      <w:bookmarkEnd w:id="51"/>
      <w:proofErr w:type="spellEnd"/>
    </w:p>
    <w:tbl>
      <w:tblPr>
        <w:tblW w:w="0" w:type="auto"/>
        <w:tblInd w:w="-4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5"/>
        <w:gridCol w:w="1180"/>
        <w:gridCol w:w="1119"/>
        <w:gridCol w:w="826"/>
      </w:tblGrid>
      <w:tr w:rsidR="009705A2" w:rsidRPr="00947EB8" w14:paraId="6F15F589" w14:textId="77777777" w:rsidTr="009705A2">
        <w:trPr>
          <w:trHeight w:val="1110"/>
        </w:trPr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2CEA9DA" w14:textId="77777777" w:rsidR="009705A2" w:rsidRPr="00947EB8" w:rsidRDefault="009705A2" w:rsidP="00947EB8">
            <w:pPr>
              <w:pStyle w:val="DYPtabliceirysunkitekst"/>
            </w:pPr>
            <w:r w:rsidRPr="00947EB8">
              <w:t>Faza 2: Development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56EFCE" w14:textId="77777777" w:rsidR="009705A2" w:rsidRPr="00947EB8" w:rsidRDefault="009705A2" w:rsidP="00947EB8">
            <w:pPr>
              <w:pStyle w:val="DYPtabliceirysunkitekst"/>
            </w:pPr>
            <w:r w:rsidRPr="00947EB8">
              <w:t>Kto co robi?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B3A82FB" w14:textId="77777777" w:rsidR="009705A2" w:rsidRPr="00947EB8" w:rsidRDefault="009705A2" w:rsidP="00947EB8">
            <w:pPr>
              <w:pStyle w:val="DYPtabliceirysunkitekst"/>
            </w:pPr>
            <w:r w:rsidRPr="00947EB8">
              <w:t>Czas w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EBFCC86" w14:textId="77777777" w:rsidR="009705A2" w:rsidRPr="00947EB8" w:rsidRDefault="009705A2" w:rsidP="00947EB8">
            <w:pPr>
              <w:pStyle w:val="DYPtabliceirysunkitekst"/>
            </w:pPr>
            <w:r w:rsidRPr="00947EB8">
              <w:t>Wypłata</w:t>
            </w:r>
          </w:p>
        </w:tc>
      </w:tr>
      <w:tr w:rsidR="009705A2" w:rsidRPr="00947EB8" w14:paraId="4F2EA2B9" w14:textId="77777777" w:rsidTr="009705A2">
        <w:trPr>
          <w:trHeight w:val="390"/>
        </w:trPr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91E2F11" w14:textId="77777777" w:rsidR="009705A2" w:rsidRPr="00947EB8" w:rsidRDefault="009705A2" w:rsidP="00947EB8">
            <w:pPr>
              <w:pStyle w:val="DYPtabliceirysunkitekst"/>
            </w:pPr>
            <w:proofErr w:type="spellStart"/>
            <w:r w:rsidRPr="00947EB8">
              <w:t>Dev</w:t>
            </w:r>
            <w:proofErr w:type="spellEnd"/>
            <w:r w:rsidRPr="00947EB8">
              <w:t xml:space="preserve">: </w:t>
            </w:r>
            <w:proofErr w:type="spellStart"/>
            <w:r w:rsidRPr="00947EB8">
              <w:t>Wyglad</w:t>
            </w:r>
            <w:proofErr w:type="spellEnd"/>
            <w:r w:rsidRPr="00947EB8">
              <w:t xml:space="preserve"> z dachu + </w:t>
            </w:r>
            <w:proofErr w:type="spellStart"/>
            <w:r w:rsidRPr="00947EB8">
              <w:t>poddaszek</w:t>
            </w:r>
            <w:proofErr w:type="spellEnd"/>
            <w:r w:rsidRPr="00947EB8">
              <w:t xml:space="preserve"> (boczny dach)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005F2B" w14:textId="77777777" w:rsidR="009705A2" w:rsidRPr="00947EB8" w:rsidRDefault="009705A2" w:rsidP="00947EB8">
            <w:pPr>
              <w:pStyle w:val="DYPtabliceirysunkitekst"/>
            </w:pPr>
            <w:r w:rsidRPr="00947EB8">
              <w:t>Daniel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74FACBE" w14:textId="77777777" w:rsidR="009705A2" w:rsidRPr="00947EB8" w:rsidRDefault="009705A2" w:rsidP="00947EB8">
            <w:pPr>
              <w:pStyle w:val="DYPtabliceirysunkitekst"/>
            </w:pPr>
            <w:r w:rsidRPr="00947EB8"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6A2D0BD" w14:textId="77777777" w:rsidR="009705A2" w:rsidRPr="00947EB8" w:rsidRDefault="009705A2" w:rsidP="00947EB8">
            <w:pPr>
              <w:pStyle w:val="DYPtabliceirysunkitekst"/>
            </w:pPr>
            <w:r w:rsidRPr="00947EB8">
              <w:t>4800</w:t>
            </w:r>
          </w:p>
        </w:tc>
      </w:tr>
      <w:tr w:rsidR="009705A2" w:rsidRPr="00947EB8" w14:paraId="6B293BC3" w14:textId="77777777" w:rsidTr="009705A2">
        <w:trPr>
          <w:trHeight w:val="390"/>
        </w:trPr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792C2FC" w14:textId="77777777" w:rsidR="009705A2" w:rsidRPr="00947EB8" w:rsidRDefault="009705A2" w:rsidP="00947EB8">
            <w:pPr>
              <w:pStyle w:val="DYPtabliceirysunkitekst"/>
            </w:pPr>
            <w:proofErr w:type="spellStart"/>
            <w:r w:rsidRPr="00947EB8">
              <w:t>Dev</w:t>
            </w:r>
            <w:proofErr w:type="spellEnd"/>
            <w:r w:rsidRPr="00947EB8">
              <w:t xml:space="preserve">: </w:t>
            </w:r>
            <w:proofErr w:type="spellStart"/>
            <w:r w:rsidRPr="00947EB8">
              <w:t>Wyglad</w:t>
            </w:r>
            <w:proofErr w:type="spellEnd"/>
            <w:r w:rsidRPr="00947EB8">
              <w:t xml:space="preserve"> z lewej strony (drzwi do domu)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44F2459" w14:textId="77777777" w:rsidR="009705A2" w:rsidRPr="00947EB8" w:rsidRDefault="009705A2" w:rsidP="00947EB8">
            <w:pPr>
              <w:pStyle w:val="DYPtabliceirysunkitekst"/>
            </w:pPr>
            <w:r w:rsidRPr="00947EB8">
              <w:t>Tadeusz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B324C43" w14:textId="77777777" w:rsidR="009705A2" w:rsidRPr="00947EB8" w:rsidRDefault="009705A2" w:rsidP="00947EB8">
            <w:pPr>
              <w:pStyle w:val="DYPtabliceirysunkitekst"/>
            </w:pPr>
            <w:r w:rsidRPr="00947EB8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3A48FB0" w14:textId="77777777" w:rsidR="009705A2" w:rsidRPr="00947EB8" w:rsidRDefault="009705A2" w:rsidP="00947EB8">
            <w:pPr>
              <w:pStyle w:val="DYPtabliceirysunkitekst"/>
            </w:pPr>
            <w:r w:rsidRPr="00947EB8">
              <w:t>1600</w:t>
            </w:r>
          </w:p>
        </w:tc>
      </w:tr>
      <w:tr w:rsidR="009705A2" w:rsidRPr="00947EB8" w14:paraId="2414E550" w14:textId="77777777" w:rsidTr="009705A2">
        <w:trPr>
          <w:trHeight w:val="390"/>
        </w:trPr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1B35A67" w14:textId="77777777" w:rsidR="009705A2" w:rsidRPr="00947EB8" w:rsidRDefault="009705A2" w:rsidP="00947EB8">
            <w:pPr>
              <w:pStyle w:val="DYPtabliceirysunkitekst"/>
            </w:pPr>
            <w:proofErr w:type="spellStart"/>
            <w:r w:rsidRPr="00947EB8">
              <w:t>Dev</w:t>
            </w:r>
            <w:proofErr w:type="spellEnd"/>
            <w:r w:rsidRPr="00947EB8">
              <w:t xml:space="preserve">: </w:t>
            </w:r>
            <w:proofErr w:type="spellStart"/>
            <w:r w:rsidRPr="00947EB8">
              <w:t>Wyglad</w:t>
            </w:r>
            <w:proofErr w:type="spellEnd"/>
            <w:r w:rsidRPr="00947EB8">
              <w:t xml:space="preserve"> z prawej strony (zlew wody, trąba)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89FFBC8" w14:textId="77777777" w:rsidR="009705A2" w:rsidRPr="00947EB8" w:rsidRDefault="009705A2" w:rsidP="00947EB8">
            <w:pPr>
              <w:pStyle w:val="DYPtabliceirysunkitekst"/>
            </w:pPr>
            <w:r w:rsidRPr="00947EB8">
              <w:t>Adam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8B03BE" w14:textId="77777777" w:rsidR="009705A2" w:rsidRPr="00947EB8" w:rsidRDefault="009705A2" w:rsidP="00947EB8">
            <w:pPr>
              <w:pStyle w:val="DYPtabliceirysunkitekst"/>
            </w:pPr>
            <w:r w:rsidRPr="00947EB8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1B72ED" w14:textId="77777777" w:rsidR="009705A2" w:rsidRPr="00947EB8" w:rsidRDefault="009705A2" w:rsidP="00947EB8">
            <w:pPr>
              <w:pStyle w:val="DYPtabliceirysunkitekst"/>
            </w:pPr>
            <w:r w:rsidRPr="00947EB8">
              <w:t>1600</w:t>
            </w:r>
          </w:p>
        </w:tc>
      </w:tr>
      <w:tr w:rsidR="009705A2" w:rsidRPr="00947EB8" w14:paraId="2BC3CB3B" w14:textId="77777777" w:rsidTr="009705A2">
        <w:trPr>
          <w:trHeight w:val="390"/>
        </w:trPr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9A3DD74" w14:textId="77777777" w:rsidR="009705A2" w:rsidRPr="00947EB8" w:rsidRDefault="009705A2" w:rsidP="00947EB8">
            <w:pPr>
              <w:pStyle w:val="DYPtabliceirysunkitekst"/>
            </w:pPr>
            <w:proofErr w:type="spellStart"/>
            <w:r w:rsidRPr="00947EB8">
              <w:t>Dev</w:t>
            </w:r>
            <w:proofErr w:type="spellEnd"/>
            <w:r w:rsidRPr="00947EB8">
              <w:t xml:space="preserve">: </w:t>
            </w:r>
            <w:proofErr w:type="spellStart"/>
            <w:r w:rsidRPr="00947EB8">
              <w:t>Wyglad</w:t>
            </w:r>
            <w:proofErr w:type="spellEnd"/>
            <w:r w:rsidRPr="00947EB8">
              <w:t xml:space="preserve"> z przodu (otwierające się drzwi)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E7372C5" w14:textId="77777777" w:rsidR="009705A2" w:rsidRPr="00947EB8" w:rsidRDefault="009705A2" w:rsidP="00947EB8">
            <w:pPr>
              <w:pStyle w:val="DYPtabliceirysunkitekst"/>
            </w:pPr>
            <w:r w:rsidRPr="00947EB8">
              <w:t>Radek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E06E249" w14:textId="77777777" w:rsidR="009705A2" w:rsidRPr="00947EB8" w:rsidRDefault="009705A2" w:rsidP="00947EB8">
            <w:pPr>
              <w:pStyle w:val="DYPtabliceirysunkitekst"/>
            </w:pPr>
            <w:r w:rsidRPr="00947EB8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923C185" w14:textId="77777777" w:rsidR="009705A2" w:rsidRPr="00947EB8" w:rsidRDefault="009705A2" w:rsidP="00947EB8">
            <w:pPr>
              <w:pStyle w:val="DYPtabliceirysunkitekst"/>
            </w:pPr>
            <w:r w:rsidRPr="00947EB8">
              <w:t>3200</w:t>
            </w:r>
          </w:p>
        </w:tc>
      </w:tr>
      <w:tr w:rsidR="009705A2" w:rsidRPr="00947EB8" w14:paraId="2FE133B6" w14:textId="77777777" w:rsidTr="009705A2">
        <w:trPr>
          <w:trHeight w:val="390"/>
        </w:trPr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87EE31D" w14:textId="77777777" w:rsidR="009705A2" w:rsidRPr="00947EB8" w:rsidRDefault="009705A2" w:rsidP="00947EB8">
            <w:pPr>
              <w:pStyle w:val="DYPtabliceirysunkitekst"/>
            </w:pPr>
            <w:proofErr w:type="spellStart"/>
            <w:r w:rsidRPr="00947EB8">
              <w:t>Dev</w:t>
            </w:r>
            <w:proofErr w:type="spellEnd"/>
            <w:r w:rsidRPr="00947EB8">
              <w:t xml:space="preserve">: </w:t>
            </w:r>
            <w:proofErr w:type="spellStart"/>
            <w:r w:rsidRPr="00947EB8">
              <w:t>Wyglad</w:t>
            </w:r>
            <w:proofErr w:type="spellEnd"/>
            <w:r w:rsidRPr="00947EB8">
              <w:t xml:space="preserve"> z tylu (drzwi alarmowe </w:t>
            </w:r>
            <w:proofErr w:type="spellStart"/>
            <w:r w:rsidRPr="00947EB8">
              <w:t>wyjscie</w:t>
            </w:r>
            <w:proofErr w:type="spellEnd"/>
            <w:r w:rsidRPr="00947EB8"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DB8F3A" w14:textId="77777777" w:rsidR="009705A2" w:rsidRPr="00947EB8" w:rsidRDefault="009705A2" w:rsidP="00947EB8">
            <w:pPr>
              <w:pStyle w:val="DYPtabliceirysunkitekst"/>
            </w:pPr>
            <w:r w:rsidRPr="00947EB8">
              <w:t>Adam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01266AF" w14:textId="77777777" w:rsidR="009705A2" w:rsidRPr="00947EB8" w:rsidRDefault="009705A2" w:rsidP="00947EB8">
            <w:pPr>
              <w:pStyle w:val="DYPtabliceirysunkitekst"/>
            </w:pPr>
            <w:r w:rsidRPr="00947EB8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CFA0D68" w14:textId="77777777" w:rsidR="009705A2" w:rsidRPr="00947EB8" w:rsidRDefault="009705A2" w:rsidP="00947EB8">
            <w:pPr>
              <w:pStyle w:val="DYPtabliceirysunkitekst"/>
            </w:pPr>
            <w:r w:rsidRPr="00947EB8">
              <w:t>3200</w:t>
            </w:r>
          </w:p>
        </w:tc>
      </w:tr>
      <w:tr w:rsidR="009705A2" w:rsidRPr="00947EB8" w14:paraId="79A6C20C" w14:textId="77777777" w:rsidTr="009705A2">
        <w:trPr>
          <w:trHeight w:val="390"/>
        </w:trPr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193FF4C" w14:textId="77777777" w:rsidR="009705A2" w:rsidRPr="00947EB8" w:rsidRDefault="009705A2" w:rsidP="00947EB8">
            <w:pPr>
              <w:pStyle w:val="DYPtabliceirysunkitekst"/>
            </w:pPr>
            <w:r w:rsidRPr="00947EB8">
              <w:t>Złączenie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5B5D91C" w14:textId="77777777" w:rsidR="009705A2" w:rsidRPr="00947EB8" w:rsidRDefault="009705A2" w:rsidP="00947EB8">
            <w:pPr>
              <w:pStyle w:val="DYPtabliceirysunkitekst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C56BA1F" w14:textId="77777777" w:rsidR="009705A2" w:rsidRPr="00947EB8" w:rsidRDefault="009705A2" w:rsidP="00947EB8">
            <w:pPr>
              <w:pStyle w:val="DYPtabliceirysunkitekst"/>
            </w:pPr>
            <w:r w:rsidRPr="00947EB8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62F24E2" w14:textId="77777777" w:rsidR="009705A2" w:rsidRPr="00947EB8" w:rsidRDefault="009705A2" w:rsidP="00947EB8">
            <w:pPr>
              <w:pStyle w:val="DYPtabliceirysunkitekst"/>
            </w:pPr>
            <w:r w:rsidRPr="00947EB8">
              <w:t>1600</w:t>
            </w:r>
          </w:p>
        </w:tc>
      </w:tr>
      <w:tr w:rsidR="009705A2" w:rsidRPr="00947EB8" w14:paraId="062130EA" w14:textId="77777777" w:rsidTr="009705A2">
        <w:trPr>
          <w:trHeight w:val="390"/>
        </w:trPr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FDC00AD" w14:textId="77777777" w:rsidR="009705A2" w:rsidRPr="00947EB8" w:rsidRDefault="009705A2" w:rsidP="00947EB8">
            <w:pPr>
              <w:pStyle w:val="DYPtabliceirysunkitekst"/>
            </w:pPr>
            <w:r w:rsidRPr="00947EB8">
              <w:t>Ogółem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612E449" w14:textId="77777777" w:rsidR="009705A2" w:rsidRPr="00947EB8" w:rsidRDefault="009705A2" w:rsidP="00947EB8">
            <w:pPr>
              <w:pStyle w:val="DYPtabliceirysunkitekst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CC8CAE" w14:textId="77777777" w:rsidR="009705A2" w:rsidRPr="00947EB8" w:rsidRDefault="009705A2" w:rsidP="00947EB8">
            <w:pPr>
              <w:pStyle w:val="DYPtabliceirysunkitekst"/>
            </w:pPr>
            <w:r w:rsidRPr="00947EB8"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B3D9F9D" w14:textId="77777777" w:rsidR="009705A2" w:rsidRPr="00947EB8" w:rsidRDefault="009705A2" w:rsidP="00947EB8">
            <w:pPr>
              <w:pStyle w:val="DYPtabliceirysunkitekst"/>
            </w:pPr>
            <w:r w:rsidRPr="00947EB8">
              <w:t>16000</w:t>
            </w:r>
          </w:p>
        </w:tc>
      </w:tr>
      <w:tr w:rsidR="009705A2" w:rsidRPr="00947EB8" w14:paraId="5EC2875C" w14:textId="77777777" w:rsidTr="009705A2">
        <w:trPr>
          <w:trHeight w:val="390"/>
        </w:trPr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23B320C" w14:textId="77777777" w:rsidR="009705A2" w:rsidRPr="00947EB8" w:rsidRDefault="009705A2" w:rsidP="00947EB8">
            <w:pPr>
              <w:pStyle w:val="DYPtabliceirysunkitekst"/>
            </w:pPr>
            <w:proofErr w:type="gramStart"/>
            <w:r w:rsidRPr="00947EB8">
              <w:t>Fors</w:t>
            </w:r>
            <w:proofErr w:type="gramEnd"/>
            <w:r w:rsidRPr="00947EB8">
              <w:t xml:space="preserve"> </w:t>
            </w:r>
            <w:proofErr w:type="spellStart"/>
            <w:r w:rsidRPr="00947EB8">
              <w:t>mazor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3FBB992" w14:textId="77777777" w:rsidR="009705A2" w:rsidRPr="00947EB8" w:rsidRDefault="009705A2" w:rsidP="00947EB8">
            <w:pPr>
              <w:pStyle w:val="DYPtabliceirysunkitekst"/>
            </w:pPr>
            <w:r w:rsidRPr="00947EB8"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B0AED42" w14:textId="77777777" w:rsidR="009705A2" w:rsidRPr="00947EB8" w:rsidRDefault="009705A2" w:rsidP="00947EB8">
            <w:pPr>
              <w:pStyle w:val="DYPtabliceirysunkitekst"/>
            </w:pPr>
            <w:r w:rsidRPr="00947EB8"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3CC0F0" w14:textId="77777777" w:rsidR="009705A2" w:rsidRPr="00947EB8" w:rsidRDefault="009705A2" w:rsidP="00947EB8">
            <w:pPr>
              <w:pStyle w:val="DYPtabliceirysunkitekst"/>
            </w:pPr>
          </w:p>
        </w:tc>
      </w:tr>
    </w:tbl>
    <w:p w14:paraId="67CFBBE5" w14:textId="77777777" w:rsidR="00201E93" w:rsidRPr="00201E93" w:rsidRDefault="00201E93" w:rsidP="00CA5087">
      <w:pPr>
        <w:pStyle w:val="DYPtekstgwny"/>
        <w:rPr>
          <w:szCs w:val="24"/>
          <w:lang w:eastAsia="en-US"/>
        </w:rPr>
      </w:pPr>
      <w:r w:rsidRPr="00201E93">
        <w:rPr>
          <w:color w:val="000000"/>
          <w:szCs w:val="24"/>
          <w:lang w:eastAsia="en-US"/>
        </w:rPr>
        <w:t>Rzeczywisty czas realizacji etapu budowy wyniósł 18 minut (zgodnie z zaplanowanym buforem czasowym).</w:t>
      </w:r>
    </w:p>
    <w:p w14:paraId="27683A7A" w14:textId="77777777" w:rsidR="00201E93" w:rsidRPr="00201E93" w:rsidRDefault="00201E93" w:rsidP="00CA5087">
      <w:pPr>
        <w:pStyle w:val="DYPtekstgwny"/>
        <w:rPr>
          <w:lang w:eastAsia="en-US"/>
        </w:rPr>
      </w:pPr>
    </w:p>
    <w:p w14:paraId="7FE8FA7B" w14:textId="77777777" w:rsidR="00911BEA" w:rsidRPr="00E274E1" w:rsidRDefault="00911BEA" w:rsidP="00CA5087">
      <w:pPr>
        <w:pStyle w:val="DYPtekstgwny"/>
        <w:rPr>
          <w:b/>
          <w:color w:val="000000"/>
          <w:sz w:val="32"/>
          <w:szCs w:val="32"/>
          <w:lang w:eastAsia="en-US"/>
        </w:rPr>
      </w:pPr>
      <w:r w:rsidRPr="00E274E1">
        <w:rPr>
          <w:b/>
          <w:color w:val="000000"/>
          <w:sz w:val="32"/>
          <w:szCs w:val="32"/>
          <w:lang w:eastAsia="en-US"/>
        </w:rPr>
        <w:br w:type="page"/>
      </w:r>
    </w:p>
    <w:p w14:paraId="3AD9FFD0" w14:textId="066FBD81" w:rsidR="00201E93" w:rsidRPr="00E969A0" w:rsidRDefault="00201E93" w:rsidP="00485C14">
      <w:pPr>
        <w:pStyle w:val="DYPnazwarozdziau"/>
        <w:rPr>
          <w:lang w:eastAsia="en-US"/>
        </w:rPr>
      </w:pPr>
      <w:bookmarkStart w:id="52" w:name="_Toc232532790"/>
      <w:r w:rsidRPr="00E969A0">
        <w:rPr>
          <w:lang w:eastAsia="en-US"/>
        </w:rPr>
        <w:lastRenderedPageBreak/>
        <w:t>MOJE ZADANIA W PROJEKCIE</w:t>
      </w:r>
      <w:bookmarkEnd w:id="52"/>
    </w:p>
    <w:p w14:paraId="5837A58E" w14:textId="77777777" w:rsidR="00201E93" w:rsidRPr="00E969A0" w:rsidRDefault="00201E93" w:rsidP="00947EB8">
      <w:pPr>
        <w:pStyle w:val="DYPnazwarodziauROZDZIAX"/>
        <w:rPr>
          <w:szCs w:val="24"/>
          <w:lang w:eastAsia="en-US"/>
        </w:rPr>
      </w:pPr>
      <w:bookmarkStart w:id="53" w:name="_Toc232531912"/>
      <w:bookmarkStart w:id="54" w:name="_Toc232532791"/>
      <w:r w:rsidRPr="00E969A0">
        <w:rPr>
          <w:lang w:eastAsia="en-US"/>
        </w:rPr>
        <w:t>Adam Romaševski</w:t>
      </w:r>
      <w:bookmarkEnd w:id="53"/>
      <w:bookmarkEnd w:id="54"/>
    </w:p>
    <w:p w14:paraId="69D70E01" w14:textId="77777777" w:rsidR="00201E93" w:rsidRPr="00201E93" w:rsidRDefault="00201E93" w:rsidP="00CA5087">
      <w:pPr>
        <w:pStyle w:val="DYPtekstgwny"/>
        <w:rPr>
          <w:szCs w:val="24"/>
          <w:lang w:eastAsia="en-US"/>
        </w:rPr>
      </w:pPr>
      <w:r w:rsidRPr="00201E93">
        <w:rPr>
          <w:color w:val="000000"/>
          <w:lang w:eastAsia="en-US"/>
        </w:rPr>
        <w:t>W trakcie budowy garażu pełniłem następujące zadania:</w:t>
      </w:r>
    </w:p>
    <w:p w14:paraId="7A4118E6" w14:textId="77777777" w:rsidR="00201E93" w:rsidRPr="00201E93" w:rsidRDefault="00201E93" w:rsidP="00B66252">
      <w:pPr>
        <w:pStyle w:val="DYPtekstgwny"/>
        <w:numPr>
          <w:ilvl w:val="0"/>
          <w:numId w:val="22"/>
        </w:numPr>
        <w:jc w:val="left"/>
        <w:rPr>
          <w:szCs w:val="24"/>
          <w:lang w:eastAsia="en-US"/>
        </w:rPr>
      </w:pPr>
      <w:r w:rsidRPr="00FF192F">
        <w:rPr>
          <w:b/>
          <w:bCs w:val="0"/>
          <w:color w:val="000000"/>
          <w:lang w:eastAsia="en-US"/>
        </w:rPr>
        <w:t>Budowa prawej ściany (zlew wody i rynna):</w:t>
      </w:r>
      <w:r w:rsidRPr="00201E93">
        <w:rPr>
          <w:color w:val="000000"/>
          <w:lang w:eastAsia="en-US"/>
        </w:rPr>
        <w:br/>
        <w:t>Zbudowałem prawą ścianę garażu na podstawie rysunku wykonanego przeze mnie w etapie 1. Podczas budowy zwracałem uwagę na zachowanie odpowiednich wymiarów modułowych oraz na poprawne odwzorowanie elementów odprowadzania wody. Budowa nie sprawiała trudności, ponieważ projekt był wcześniej dokładnie przygotowany.</w:t>
      </w:r>
    </w:p>
    <w:p w14:paraId="2E6515E8" w14:textId="77777777" w:rsidR="00201E93" w:rsidRPr="00201E93" w:rsidRDefault="00201E93" w:rsidP="00B66252">
      <w:pPr>
        <w:pStyle w:val="DYPtekstgwny"/>
        <w:numPr>
          <w:ilvl w:val="0"/>
          <w:numId w:val="22"/>
        </w:numPr>
        <w:jc w:val="left"/>
        <w:rPr>
          <w:szCs w:val="24"/>
          <w:lang w:eastAsia="en-US"/>
        </w:rPr>
      </w:pPr>
      <w:r w:rsidRPr="00FF192F">
        <w:rPr>
          <w:b/>
          <w:bCs w:val="0"/>
          <w:color w:val="000000"/>
          <w:lang w:eastAsia="en-US"/>
        </w:rPr>
        <w:t>Budowa tylnej ściany (drzwi alarmowe):</w:t>
      </w:r>
      <w:r w:rsidRPr="00201E93">
        <w:rPr>
          <w:color w:val="000000"/>
          <w:lang w:eastAsia="en-US"/>
        </w:rPr>
        <w:br/>
        <w:t>Zbudowałem tylną ścianę garażu wraz z alarmowymi drzwiami ewakuacyjnymi, zgodnie z projektem z etapu 1. Konieczne było precyzyjne ułożenie klocków tak, aby drzwi były odpowiednio wyraźnie zaznaczone w konstrukcji.</w:t>
      </w:r>
    </w:p>
    <w:p w14:paraId="466851A8" w14:textId="146F8955" w:rsidR="00201E93" w:rsidRPr="008144A4" w:rsidRDefault="00201E93" w:rsidP="00B66252">
      <w:pPr>
        <w:pStyle w:val="DYPtekstgwny"/>
        <w:numPr>
          <w:ilvl w:val="0"/>
          <w:numId w:val="22"/>
        </w:numPr>
        <w:jc w:val="left"/>
        <w:rPr>
          <w:szCs w:val="24"/>
          <w:lang w:eastAsia="en-US"/>
        </w:rPr>
      </w:pPr>
      <w:r w:rsidRPr="00FF192F">
        <w:rPr>
          <w:b/>
          <w:bCs w:val="0"/>
          <w:color w:val="000000"/>
          <w:lang w:eastAsia="en-US"/>
        </w:rPr>
        <w:t>Udział w złączeniu i testowaniu:</w:t>
      </w:r>
      <w:r w:rsidRPr="00201E93">
        <w:rPr>
          <w:color w:val="000000"/>
          <w:lang w:eastAsia="en-US"/>
        </w:rPr>
        <w:br/>
        <w:t>Uczestniczyłem w procesie składania wszystkich części garażu w jedną całość. Sprawdzałem, czy poszczególne ściany łączą się ze sobą prawidłowo, czy garaż spełnia wymagania funkcjonalne oraz czy samochód innej grupy będzie mógł swobodnie wjechać do środka.</w:t>
      </w:r>
    </w:p>
    <w:p w14:paraId="2B11785E" w14:textId="77777777" w:rsidR="00201E93" w:rsidRPr="00201E93" w:rsidRDefault="00201E93" w:rsidP="00390C31">
      <w:pPr>
        <w:pStyle w:val="DYPnazwarodziauROZDZIAX"/>
        <w:rPr>
          <w:szCs w:val="24"/>
          <w:lang w:eastAsia="en-US"/>
        </w:rPr>
      </w:pPr>
      <w:bookmarkStart w:id="55" w:name="_Toc232531913"/>
      <w:bookmarkStart w:id="56" w:name="_Toc232532792"/>
      <w:r w:rsidRPr="00201E93">
        <w:rPr>
          <w:lang w:eastAsia="en-US"/>
        </w:rPr>
        <w:t>Tadeuš Žukovskij</w:t>
      </w:r>
      <w:bookmarkEnd w:id="55"/>
      <w:bookmarkEnd w:id="56"/>
    </w:p>
    <w:p w14:paraId="58437BEC" w14:textId="77777777" w:rsidR="00201E93" w:rsidRPr="00201E93" w:rsidRDefault="00201E93" w:rsidP="00CA5087">
      <w:pPr>
        <w:pStyle w:val="DYPtekstgwny"/>
        <w:rPr>
          <w:szCs w:val="24"/>
          <w:lang w:eastAsia="en-US"/>
        </w:rPr>
      </w:pPr>
      <w:r w:rsidRPr="00201E93">
        <w:rPr>
          <w:color w:val="000000"/>
          <w:lang w:eastAsia="en-US"/>
        </w:rPr>
        <w:t>W trakcie budowy garażu wykonałem następujące zadania:</w:t>
      </w:r>
    </w:p>
    <w:p w14:paraId="2FF5FB68" w14:textId="77777777" w:rsidR="00201E93" w:rsidRPr="00201E93" w:rsidRDefault="00201E93" w:rsidP="00B66252">
      <w:pPr>
        <w:pStyle w:val="DYPtekstgwny"/>
        <w:numPr>
          <w:ilvl w:val="0"/>
          <w:numId w:val="24"/>
        </w:numPr>
        <w:jc w:val="left"/>
        <w:rPr>
          <w:szCs w:val="24"/>
          <w:lang w:eastAsia="en-US"/>
        </w:rPr>
      </w:pPr>
      <w:r w:rsidRPr="00FF192F">
        <w:rPr>
          <w:b/>
          <w:bCs w:val="0"/>
          <w:color w:val="000000"/>
          <w:lang w:eastAsia="en-US"/>
        </w:rPr>
        <w:t>Budowa lewej ściany (przejście do domu):</w:t>
      </w:r>
      <w:r w:rsidRPr="00201E93">
        <w:rPr>
          <w:color w:val="000000"/>
          <w:lang w:eastAsia="en-US"/>
        </w:rPr>
        <w:br/>
        <w:t>Zbudowałem lewą ścianę garażu zgodnie z moim projektem z etapu 1. Wymiary wynosiły 5 klocków wysokości i 18 klocków szerokości. Szczególną uwagę zwracałem na to, aby przejście do domu było odpowiednio zaznaczone i pasowało do projektu grupy budującej dom.</w:t>
      </w:r>
    </w:p>
    <w:p w14:paraId="0ABA8320" w14:textId="77777777" w:rsidR="00201E93" w:rsidRPr="00201E93" w:rsidRDefault="00201E93" w:rsidP="00B66252">
      <w:pPr>
        <w:pStyle w:val="DYPtekstgwny"/>
        <w:numPr>
          <w:ilvl w:val="0"/>
          <w:numId w:val="24"/>
        </w:numPr>
        <w:jc w:val="left"/>
        <w:rPr>
          <w:szCs w:val="24"/>
          <w:lang w:eastAsia="en-US"/>
        </w:rPr>
      </w:pPr>
      <w:r w:rsidRPr="00FF192F">
        <w:rPr>
          <w:b/>
          <w:bCs w:val="0"/>
          <w:color w:val="000000"/>
          <w:lang w:eastAsia="en-US"/>
        </w:rPr>
        <w:t>Weryfikacja zgodności z grupą od domu:</w:t>
      </w:r>
      <w:r w:rsidRPr="00201E93">
        <w:rPr>
          <w:color w:val="000000"/>
          <w:lang w:eastAsia="en-US"/>
        </w:rPr>
        <w:br/>
        <w:t>Podczas budowy ponownie skontaktowałem się z grupą od domu, aby upewnić się, że przejście z garażu do domu będzie pasowało do ich konstrukcji. Dzięki wcześniejszym ustaleniom nie było konieczności wprowadzania żadnych zmian.</w:t>
      </w:r>
    </w:p>
    <w:p w14:paraId="6625ACD7" w14:textId="6B069F43" w:rsidR="00201E93" w:rsidRPr="008144A4" w:rsidRDefault="00201E93" w:rsidP="00B66252">
      <w:pPr>
        <w:pStyle w:val="DYPtekstgwny"/>
        <w:numPr>
          <w:ilvl w:val="0"/>
          <w:numId w:val="24"/>
        </w:numPr>
        <w:jc w:val="left"/>
        <w:rPr>
          <w:szCs w:val="24"/>
          <w:lang w:eastAsia="en-US"/>
        </w:rPr>
      </w:pPr>
      <w:r w:rsidRPr="00FF192F">
        <w:rPr>
          <w:b/>
          <w:bCs w:val="0"/>
          <w:color w:val="000000"/>
          <w:lang w:eastAsia="en-US"/>
        </w:rPr>
        <w:t>Udział w złączeniu i testowaniu:</w:t>
      </w:r>
      <w:r w:rsidRPr="00201E93">
        <w:rPr>
          <w:color w:val="000000"/>
          <w:lang w:eastAsia="en-US"/>
        </w:rPr>
        <w:br/>
        <w:t>Brałem udział w składaniu wszystkich ścian w całość. Razem z Danielem sprawdzaliśmy, czy wszystkie części garażu są spójne i stabilne, a następnie uczestniczyłem w finalnym testowaniu gotowej konstrukcji.</w:t>
      </w:r>
    </w:p>
    <w:p w14:paraId="4E64924A" w14:textId="77777777" w:rsidR="00201E93" w:rsidRPr="00201E93" w:rsidRDefault="00201E93" w:rsidP="00FF192F">
      <w:pPr>
        <w:pStyle w:val="DYPnazwarodziauROZDZIAX"/>
        <w:rPr>
          <w:sz w:val="24"/>
          <w:szCs w:val="24"/>
          <w:lang w:eastAsia="en-US"/>
        </w:rPr>
      </w:pPr>
      <w:r w:rsidRPr="00201E93">
        <w:rPr>
          <w:lang w:eastAsia="en-US"/>
        </w:rPr>
        <w:lastRenderedPageBreak/>
        <w:t>Radosław Manak</w:t>
      </w:r>
    </w:p>
    <w:p w14:paraId="034D0717" w14:textId="77777777" w:rsidR="00201E93" w:rsidRPr="00201E93" w:rsidRDefault="00201E93" w:rsidP="00CA5087">
      <w:pPr>
        <w:pStyle w:val="DYPtekstgwny"/>
        <w:rPr>
          <w:szCs w:val="24"/>
          <w:lang w:eastAsia="en-US"/>
        </w:rPr>
      </w:pPr>
      <w:r w:rsidRPr="00201E93">
        <w:rPr>
          <w:color w:val="000000"/>
          <w:lang w:eastAsia="en-US"/>
        </w:rPr>
        <w:t>W trakcie budowy garażu wykonałem następujące zadania:</w:t>
      </w:r>
    </w:p>
    <w:p w14:paraId="3D15A78A" w14:textId="77777777" w:rsidR="00201E93" w:rsidRPr="00201E93" w:rsidRDefault="00201E93" w:rsidP="00B66252">
      <w:pPr>
        <w:pStyle w:val="DYPtekstgwny"/>
        <w:numPr>
          <w:ilvl w:val="0"/>
          <w:numId w:val="23"/>
        </w:numPr>
        <w:jc w:val="left"/>
        <w:rPr>
          <w:szCs w:val="24"/>
          <w:lang w:eastAsia="en-US"/>
        </w:rPr>
      </w:pPr>
      <w:r w:rsidRPr="00FF192F">
        <w:rPr>
          <w:b/>
          <w:bCs w:val="0"/>
          <w:color w:val="000000"/>
          <w:lang w:eastAsia="en-US"/>
        </w:rPr>
        <w:t>Budowa dachu i poddaszka:</w:t>
      </w:r>
      <w:r w:rsidRPr="00201E93">
        <w:rPr>
          <w:color w:val="000000"/>
          <w:lang w:eastAsia="en-US"/>
        </w:rPr>
        <w:br/>
        <w:t>Zbudowałem dach garażu na podstawie rysunku przygotowanego przeze mnie w etapie 1. Dbałem o to, żeby dach był stabilny i dokładnie przykrywał cały garaż. Budowa dachu okazała się najtrudniejszym zadaniem, ponieważ wymagała precyzyjnego ułożenia klocków tak, aby opierały się stabilnie na wszystkich czterech ścianach.</w:t>
      </w:r>
    </w:p>
    <w:p w14:paraId="02C93D18" w14:textId="77777777" w:rsidR="00201E93" w:rsidRPr="00201E93" w:rsidRDefault="00201E93" w:rsidP="00B66252">
      <w:pPr>
        <w:pStyle w:val="DYPtekstgwny"/>
        <w:numPr>
          <w:ilvl w:val="0"/>
          <w:numId w:val="23"/>
        </w:numPr>
        <w:jc w:val="left"/>
        <w:rPr>
          <w:szCs w:val="24"/>
          <w:lang w:eastAsia="en-US"/>
        </w:rPr>
      </w:pPr>
      <w:r w:rsidRPr="00FF192F">
        <w:rPr>
          <w:b/>
          <w:bCs w:val="0"/>
          <w:color w:val="000000"/>
          <w:lang w:eastAsia="en-US"/>
        </w:rPr>
        <w:t>Dopasowanie dachu do ścian:</w:t>
      </w:r>
      <w:r w:rsidRPr="00201E93">
        <w:rPr>
          <w:color w:val="000000"/>
          <w:lang w:eastAsia="en-US"/>
        </w:rPr>
        <w:br/>
        <w:t>Przed nałożeniem dachu sprawdziłem razem z grupą, czy wymiary wszystkich ścian zgadzają się z projektem. Upewniłem się, że dach dobrze przylega do konstrukcji i nie ma żadnych przesunięć ani luk.</w:t>
      </w:r>
    </w:p>
    <w:p w14:paraId="1FCAB6EB" w14:textId="05D11407" w:rsidR="00201E93" w:rsidRPr="008144A4" w:rsidRDefault="00201E93" w:rsidP="00B66252">
      <w:pPr>
        <w:pStyle w:val="DYPtekstgwny"/>
        <w:numPr>
          <w:ilvl w:val="0"/>
          <w:numId w:val="23"/>
        </w:numPr>
        <w:jc w:val="left"/>
        <w:rPr>
          <w:szCs w:val="24"/>
          <w:lang w:eastAsia="en-US"/>
        </w:rPr>
      </w:pPr>
      <w:r w:rsidRPr="00FF192F">
        <w:rPr>
          <w:b/>
          <w:bCs w:val="0"/>
          <w:color w:val="000000"/>
          <w:lang w:eastAsia="en-US"/>
        </w:rPr>
        <w:t>Uczestnictwo w testowaniu:</w:t>
      </w:r>
      <w:r w:rsidRPr="00201E93">
        <w:rPr>
          <w:color w:val="000000"/>
          <w:lang w:eastAsia="en-US"/>
        </w:rPr>
        <w:br/>
        <w:t>Po złożeniu całego garażu brałem udział w testowaniu, sprawdzając czy dach jest stabilny i czy cała konstrukcja wytrzymuje nacisk bez rozpadania się.</w:t>
      </w:r>
    </w:p>
    <w:p w14:paraId="3ED82146" w14:textId="77777777" w:rsidR="00201E93" w:rsidRPr="00201E93" w:rsidRDefault="00201E93" w:rsidP="00DA534A">
      <w:pPr>
        <w:pStyle w:val="DYPnazwarodziauROZDZIAX"/>
        <w:rPr>
          <w:szCs w:val="24"/>
          <w:lang w:eastAsia="en-US"/>
        </w:rPr>
      </w:pPr>
      <w:bookmarkStart w:id="57" w:name="_Toc232531914"/>
      <w:bookmarkStart w:id="58" w:name="_Toc232532793"/>
      <w:r w:rsidRPr="00201E93">
        <w:rPr>
          <w:lang w:eastAsia="en-US"/>
        </w:rPr>
        <w:t>Daniel Subatovič</w:t>
      </w:r>
      <w:bookmarkEnd w:id="57"/>
      <w:bookmarkEnd w:id="58"/>
    </w:p>
    <w:p w14:paraId="04815459" w14:textId="77777777" w:rsidR="00201E93" w:rsidRPr="00201E93" w:rsidRDefault="00201E93" w:rsidP="00CA5087">
      <w:pPr>
        <w:pStyle w:val="DYPtekstgwny"/>
        <w:rPr>
          <w:szCs w:val="24"/>
          <w:lang w:eastAsia="en-US"/>
        </w:rPr>
      </w:pPr>
      <w:r w:rsidRPr="00201E93">
        <w:rPr>
          <w:color w:val="000000"/>
          <w:lang w:eastAsia="en-US"/>
        </w:rPr>
        <w:t>W trakcie budowy garażu wykonałem następujące zadania:</w:t>
      </w:r>
    </w:p>
    <w:p w14:paraId="708D8C9B" w14:textId="77777777" w:rsidR="00201E93" w:rsidRPr="00201E93" w:rsidRDefault="00201E93" w:rsidP="00B66252">
      <w:pPr>
        <w:pStyle w:val="DYPtekstgwny"/>
        <w:numPr>
          <w:ilvl w:val="0"/>
          <w:numId w:val="25"/>
        </w:numPr>
        <w:jc w:val="left"/>
        <w:rPr>
          <w:szCs w:val="24"/>
          <w:lang w:eastAsia="en-US"/>
        </w:rPr>
      </w:pPr>
      <w:r w:rsidRPr="00A4388E">
        <w:rPr>
          <w:b/>
          <w:bCs w:val="0"/>
          <w:color w:val="000000"/>
          <w:lang w:eastAsia="en-US"/>
        </w:rPr>
        <w:t>Budowa przedniej ściany (wjazd dla samochodu):</w:t>
      </w:r>
      <w:r w:rsidRPr="00201E93">
        <w:rPr>
          <w:color w:val="000000"/>
          <w:lang w:eastAsia="en-US"/>
        </w:rPr>
        <w:br/>
        <w:t>Zbudowałem przednią ścianę garażu z otwieraną bramą wjazdową, zgodnie z projektem z etapu 1. Korzystałem z wcześniej ustalonych rozmiarów, które gwarantowały, że samochód grupy drugiej swobodnie wjedzie do garażu. Podczas budowy zadbałem o prawidłowe odwzorowanie wjazdu.</w:t>
      </w:r>
    </w:p>
    <w:p w14:paraId="015811F2" w14:textId="77777777" w:rsidR="00201E93" w:rsidRPr="00201E93" w:rsidRDefault="00201E93" w:rsidP="00B66252">
      <w:pPr>
        <w:pStyle w:val="DYPtekstgwny"/>
        <w:numPr>
          <w:ilvl w:val="0"/>
          <w:numId w:val="25"/>
        </w:numPr>
        <w:jc w:val="left"/>
        <w:rPr>
          <w:szCs w:val="24"/>
          <w:lang w:eastAsia="en-US"/>
        </w:rPr>
      </w:pPr>
      <w:r w:rsidRPr="00A4388E">
        <w:rPr>
          <w:b/>
          <w:bCs w:val="0"/>
          <w:color w:val="000000"/>
          <w:lang w:eastAsia="en-US"/>
        </w:rPr>
        <w:t>Koordynacja złączenia wszystkich części:</w:t>
      </w:r>
      <w:r w:rsidRPr="00201E93">
        <w:rPr>
          <w:color w:val="000000"/>
          <w:lang w:eastAsia="en-US"/>
        </w:rPr>
        <w:br/>
        <w:t>Wspólnie z Tadeuszem koordynowałem proces składania wszystkich ścian w jedną całość. Sprawdzaliśmy kolejno: tylną ścianę, boki, przednią ścianę, a na końcu dach. Upewniłem się, że wszystkie elementy łączą się ze sobą stabilnie i zgodnie z projektem.</w:t>
      </w:r>
    </w:p>
    <w:p w14:paraId="2AB5194D" w14:textId="77777777" w:rsidR="00201E93" w:rsidRPr="00201E93" w:rsidRDefault="00201E93" w:rsidP="00B66252">
      <w:pPr>
        <w:pStyle w:val="DYPtekstgwny"/>
        <w:numPr>
          <w:ilvl w:val="0"/>
          <w:numId w:val="25"/>
        </w:numPr>
        <w:jc w:val="left"/>
        <w:rPr>
          <w:szCs w:val="24"/>
          <w:lang w:eastAsia="en-US"/>
        </w:rPr>
      </w:pPr>
      <w:r w:rsidRPr="00A4388E">
        <w:rPr>
          <w:b/>
          <w:bCs w:val="0"/>
          <w:color w:val="000000"/>
          <w:lang w:eastAsia="en-US"/>
        </w:rPr>
        <w:t>Testowanie finalnej konstrukcji:</w:t>
      </w:r>
      <w:r w:rsidRPr="00201E93">
        <w:rPr>
          <w:color w:val="000000"/>
          <w:lang w:eastAsia="en-US"/>
        </w:rPr>
        <w:br/>
        <w:t>Przeprowadziłem test funkcjonalny garażu – sprawdziłem, czy samochód grupy drugiej mieści się w garażu i może swobodnie wjechać, czy przejście do domu jest odpowiednie oraz czy alarm i drzwi ewakuacyjne są prawidłowo odwzorowane.</w:t>
      </w:r>
    </w:p>
    <w:p w14:paraId="00987525" w14:textId="77777777" w:rsidR="00201E93" w:rsidRPr="00201E93" w:rsidRDefault="00201E93" w:rsidP="00CA5087">
      <w:pPr>
        <w:pStyle w:val="DYPtekstgwny"/>
        <w:rPr>
          <w:lang w:eastAsia="en-US"/>
        </w:rPr>
      </w:pPr>
    </w:p>
    <w:p w14:paraId="70BFA82B" w14:textId="77777777" w:rsidR="0089683A" w:rsidRDefault="0089683A">
      <w:pPr>
        <w:spacing w:after="200" w:line="276" w:lineRule="auto"/>
        <w:rPr>
          <w:b/>
          <w:bCs/>
          <w:caps/>
          <w:sz w:val="28"/>
          <w:szCs w:val="28"/>
          <w:lang w:eastAsia="en-US"/>
        </w:rPr>
      </w:pPr>
      <w:r>
        <w:rPr>
          <w:lang w:eastAsia="en-US"/>
        </w:rPr>
        <w:br w:type="page"/>
      </w:r>
    </w:p>
    <w:p w14:paraId="782BEFB1" w14:textId="744C01CB" w:rsidR="00201E93" w:rsidRPr="00E969A0" w:rsidRDefault="00201E93" w:rsidP="006E7903">
      <w:pPr>
        <w:pStyle w:val="DYPnazwarozdziau"/>
      </w:pPr>
      <w:bookmarkStart w:id="59" w:name="_Toc232532794"/>
      <w:r w:rsidRPr="00E969A0">
        <w:rPr>
          <w:lang w:eastAsia="en-US"/>
        </w:rPr>
        <w:lastRenderedPageBreak/>
        <w:t>SAMOOCEN</w:t>
      </w:r>
      <w:r w:rsidR="00485C14">
        <w:rPr>
          <w:lang w:eastAsia="en-US"/>
        </w:rPr>
        <w:t>a</w:t>
      </w:r>
      <w:bookmarkEnd w:id="59"/>
    </w:p>
    <w:p w14:paraId="48974785" w14:textId="77777777" w:rsidR="00201E93" w:rsidRPr="00E969A0" w:rsidRDefault="00201E93" w:rsidP="00743286">
      <w:pPr>
        <w:pStyle w:val="DYPnazwarodziauROZDZIAX"/>
        <w:rPr>
          <w:szCs w:val="24"/>
          <w:lang w:eastAsia="en-US"/>
        </w:rPr>
      </w:pPr>
      <w:bookmarkStart w:id="60" w:name="_Toc232531915"/>
      <w:bookmarkStart w:id="61" w:name="_Toc232532795"/>
      <w:r w:rsidRPr="00E969A0">
        <w:rPr>
          <w:lang w:eastAsia="en-US"/>
        </w:rPr>
        <w:t>Adam Romaševski</w:t>
      </w:r>
      <w:bookmarkEnd w:id="60"/>
      <w:bookmarkEnd w:id="61"/>
    </w:p>
    <w:p w14:paraId="6E9F9AA5" w14:textId="77777777" w:rsidR="00201E93" w:rsidRPr="00FB23E8" w:rsidRDefault="00201E93" w:rsidP="00CA5087">
      <w:pPr>
        <w:pStyle w:val="DYPtekstgwny"/>
        <w:rPr>
          <w:b/>
          <w:bCs w:val="0"/>
          <w:szCs w:val="24"/>
          <w:lang w:eastAsia="en-US"/>
        </w:rPr>
      </w:pPr>
      <w:r w:rsidRPr="00FB23E8">
        <w:rPr>
          <w:b/>
          <w:bCs w:val="0"/>
          <w:color w:val="000000"/>
          <w:lang w:eastAsia="en-US"/>
        </w:rPr>
        <w:t>Aspekty pozytywne mojej pracy:</w:t>
      </w:r>
    </w:p>
    <w:p w14:paraId="7BFCAA44" w14:textId="77777777" w:rsidR="00201E93" w:rsidRPr="00201E93" w:rsidRDefault="00201E93" w:rsidP="00B66252">
      <w:pPr>
        <w:pStyle w:val="DYPtekstgwny"/>
        <w:numPr>
          <w:ilvl w:val="0"/>
          <w:numId w:val="26"/>
        </w:numPr>
        <w:rPr>
          <w:szCs w:val="24"/>
          <w:lang w:eastAsia="en-US"/>
        </w:rPr>
      </w:pPr>
      <w:r w:rsidRPr="00FB23E8">
        <w:t>Zbudowałem prawą i tylną ścianę garażu w czasie ustalonym przez zespół;</w:t>
      </w:r>
    </w:p>
    <w:p w14:paraId="271CFC80" w14:textId="77777777" w:rsidR="00201E93" w:rsidRPr="00201E93" w:rsidRDefault="00201E93" w:rsidP="00B66252">
      <w:pPr>
        <w:pStyle w:val="DYPtekstgwny"/>
        <w:numPr>
          <w:ilvl w:val="0"/>
          <w:numId w:val="26"/>
        </w:numPr>
        <w:rPr>
          <w:szCs w:val="24"/>
          <w:lang w:eastAsia="en-US"/>
        </w:rPr>
      </w:pPr>
      <w:r w:rsidRPr="00201E93">
        <w:rPr>
          <w:color w:val="000000"/>
          <w:lang w:eastAsia="en-US"/>
        </w:rPr>
        <w:t>Precyzyjnie odwzorowałem projekt z etapu 1 podczas budowy;</w:t>
      </w:r>
    </w:p>
    <w:p w14:paraId="1E0F6F7A" w14:textId="77777777" w:rsidR="00201E93" w:rsidRPr="00201E93" w:rsidRDefault="00201E93" w:rsidP="00B66252">
      <w:pPr>
        <w:pStyle w:val="DYPtekstgwny"/>
        <w:numPr>
          <w:ilvl w:val="0"/>
          <w:numId w:val="26"/>
        </w:numPr>
        <w:rPr>
          <w:szCs w:val="24"/>
          <w:lang w:eastAsia="en-US"/>
        </w:rPr>
      </w:pPr>
      <w:r w:rsidRPr="00201E93">
        <w:rPr>
          <w:color w:val="000000"/>
          <w:lang w:eastAsia="en-US"/>
        </w:rPr>
        <w:t>Aktywnie uczestniczyłem w testowaniu i złączeniu konstrukcji;</w:t>
      </w:r>
    </w:p>
    <w:p w14:paraId="51345EE8" w14:textId="77777777" w:rsidR="00201E93" w:rsidRPr="00201E93" w:rsidRDefault="00201E93" w:rsidP="00B66252">
      <w:pPr>
        <w:pStyle w:val="DYPtekstgwny"/>
        <w:numPr>
          <w:ilvl w:val="0"/>
          <w:numId w:val="26"/>
        </w:numPr>
        <w:rPr>
          <w:szCs w:val="24"/>
          <w:lang w:eastAsia="en-US"/>
        </w:rPr>
      </w:pPr>
      <w:r w:rsidRPr="00201E93">
        <w:rPr>
          <w:color w:val="000000"/>
          <w:lang w:eastAsia="en-US"/>
        </w:rPr>
        <w:t>Komunikacja w grupie podczas budowy przebiegała sprawnie.</w:t>
      </w:r>
    </w:p>
    <w:p w14:paraId="6129BDF9" w14:textId="77777777" w:rsidR="00201E93" w:rsidRPr="00FB23E8" w:rsidRDefault="00201E93" w:rsidP="00CA5087">
      <w:pPr>
        <w:pStyle w:val="DYPtekstgwny"/>
        <w:rPr>
          <w:b/>
          <w:bCs w:val="0"/>
          <w:szCs w:val="24"/>
          <w:lang w:eastAsia="en-US"/>
        </w:rPr>
      </w:pPr>
      <w:r w:rsidRPr="00FB23E8">
        <w:rPr>
          <w:b/>
          <w:bCs w:val="0"/>
          <w:color w:val="000000"/>
          <w:lang w:eastAsia="en-US"/>
        </w:rPr>
        <w:t>Aspekty wymagające poprawy:</w:t>
      </w:r>
    </w:p>
    <w:p w14:paraId="1969F58A" w14:textId="77777777" w:rsidR="00201E93" w:rsidRPr="00201E93" w:rsidRDefault="00201E93" w:rsidP="00B66252">
      <w:pPr>
        <w:pStyle w:val="DYPtekstgwny"/>
        <w:numPr>
          <w:ilvl w:val="0"/>
          <w:numId w:val="27"/>
        </w:numPr>
        <w:rPr>
          <w:szCs w:val="24"/>
          <w:lang w:eastAsia="en-US"/>
        </w:rPr>
      </w:pPr>
      <w:r w:rsidRPr="00201E93">
        <w:rPr>
          <w:color w:val="000000"/>
          <w:lang w:eastAsia="en-US"/>
        </w:rPr>
        <w:t>Podczas budowy tylnej ściany napotkałem drobne trudności z ułożeniem klocków tworzących drzwi alarmowe – w przyszłości warto dokładniej opisać w projekcie sposób ułożenia klocków specjalnych elementów;</w:t>
      </w:r>
    </w:p>
    <w:p w14:paraId="68519794" w14:textId="3C1D4317" w:rsidR="00201E93" w:rsidRPr="008144A4" w:rsidRDefault="00201E93" w:rsidP="00B66252">
      <w:pPr>
        <w:pStyle w:val="DYPtekstgwny"/>
        <w:numPr>
          <w:ilvl w:val="0"/>
          <w:numId w:val="27"/>
        </w:numPr>
        <w:rPr>
          <w:szCs w:val="24"/>
          <w:lang w:eastAsia="en-US"/>
        </w:rPr>
      </w:pPr>
      <w:r w:rsidRPr="00201E93">
        <w:rPr>
          <w:color w:val="000000"/>
          <w:lang w:eastAsia="en-US"/>
        </w:rPr>
        <w:t>Mogłem lepiej koordynować się z Danielem podczas składania, by zaoszczędzić czas.</w:t>
      </w:r>
    </w:p>
    <w:p w14:paraId="1D30E8C0" w14:textId="77777777" w:rsidR="00201E93" w:rsidRPr="00201E93" w:rsidRDefault="00201E93" w:rsidP="0013329B">
      <w:pPr>
        <w:pStyle w:val="DYPnazwarodziauROZDZIAX"/>
        <w:rPr>
          <w:szCs w:val="24"/>
          <w:lang w:eastAsia="en-US"/>
        </w:rPr>
      </w:pPr>
      <w:bookmarkStart w:id="62" w:name="_Toc232531916"/>
      <w:bookmarkStart w:id="63" w:name="_Toc232532796"/>
      <w:r w:rsidRPr="00201E93">
        <w:rPr>
          <w:lang w:eastAsia="en-US"/>
        </w:rPr>
        <w:t>Tadeuš Žukovskij</w:t>
      </w:r>
      <w:bookmarkEnd w:id="62"/>
      <w:bookmarkEnd w:id="63"/>
    </w:p>
    <w:p w14:paraId="785DDB5F" w14:textId="77777777" w:rsidR="00201E93" w:rsidRPr="00B66252" w:rsidRDefault="00201E93" w:rsidP="00CA5087">
      <w:pPr>
        <w:pStyle w:val="DYPtekstgwny"/>
        <w:rPr>
          <w:b/>
          <w:bCs w:val="0"/>
          <w:szCs w:val="24"/>
          <w:lang w:eastAsia="en-US"/>
        </w:rPr>
      </w:pPr>
      <w:r w:rsidRPr="00B66252">
        <w:rPr>
          <w:b/>
          <w:bCs w:val="0"/>
          <w:color w:val="000000"/>
          <w:lang w:eastAsia="en-US"/>
        </w:rPr>
        <w:t>Aspekty pozytywne mojej pracy:</w:t>
      </w:r>
    </w:p>
    <w:p w14:paraId="43B5D29C" w14:textId="77777777" w:rsidR="00201E93" w:rsidRPr="00201E93" w:rsidRDefault="00201E93" w:rsidP="00B66252">
      <w:pPr>
        <w:pStyle w:val="DYPtekstgwny"/>
        <w:numPr>
          <w:ilvl w:val="0"/>
          <w:numId w:val="28"/>
        </w:numPr>
        <w:rPr>
          <w:szCs w:val="24"/>
          <w:lang w:eastAsia="en-US"/>
        </w:rPr>
      </w:pPr>
      <w:r w:rsidRPr="00201E93">
        <w:rPr>
          <w:color w:val="000000"/>
          <w:lang w:eastAsia="en-US"/>
        </w:rPr>
        <w:t>Lewą ścianę zbudowałem zgodnie z planem i w przewidzianym czasie;</w:t>
      </w:r>
    </w:p>
    <w:p w14:paraId="315D7155" w14:textId="77777777" w:rsidR="00201E93" w:rsidRPr="00201E93" w:rsidRDefault="00201E93" w:rsidP="00B66252">
      <w:pPr>
        <w:pStyle w:val="DYPtekstgwny"/>
        <w:numPr>
          <w:ilvl w:val="0"/>
          <w:numId w:val="28"/>
        </w:numPr>
        <w:rPr>
          <w:szCs w:val="24"/>
          <w:lang w:eastAsia="en-US"/>
        </w:rPr>
      </w:pPr>
      <w:r w:rsidRPr="00201E93">
        <w:rPr>
          <w:color w:val="000000"/>
          <w:lang w:eastAsia="en-US"/>
        </w:rPr>
        <w:t>Proaktywnie potwierdziłem wymiary z grupą od domu przed i w trakcie budowy;</w:t>
      </w:r>
    </w:p>
    <w:p w14:paraId="68D1885E" w14:textId="77777777" w:rsidR="00201E93" w:rsidRPr="00201E93" w:rsidRDefault="00201E93" w:rsidP="00B66252">
      <w:pPr>
        <w:pStyle w:val="DYPtekstgwny"/>
        <w:numPr>
          <w:ilvl w:val="0"/>
          <w:numId w:val="28"/>
        </w:numPr>
        <w:rPr>
          <w:szCs w:val="24"/>
          <w:lang w:eastAsia="en-US"/>
        </w:rPr>
      </w:pPr>
      <w:r w:rsidRPr="00201E93">
        <w:rPr>
          <w:color w:val="000000"/>
          <w:lang w:eastAsia="en-US"/>
        </w:rPr>
        <w:t>Aktywnie uczestniczyłem w złączeniu wszystkich elementów garażu.</w:t>
      </w:r>
    </w:p>
    <w:p w14:paraId="49696AB8" w14:textId="77777777" w:rsidR="00201E93" w:rsidRPr="00B66252" w:rsidRDefault="00201E93" w:rsidP="00CA5087">
      <w:pPr>
        <w:pStyle w:val="DYPtekstgwny"/>
        <w:rPr>
          <w:b/>
          <w:bCs w:val="0"/>
          <w:szCs w:val="24"/>
          <w:lang w:eastAsia="en-US"/>
        </w:rPr>
      </w:pPr>
      <w:r w:rsidRPr="00B66252">
        <w:rPr>
          <w:b/>
          <w:bCs w:val="0"/>
          <w:color w:val="000000"/>
          <w:lang w:eastAsia="en-US"/>
        </w:rPr>
        <w:t>Aspekty wymagające poprawy:</w:t>
      </w:r>
    </w:p>
    <w:p w14:paraId="6C2FF640" w14:textId="77777777" w:rsidR="00201E93" w:rsidRPr="00201E93" w:rsidRDefault="00201E93" w:rsidP="00B66252">
      <w:pPr>
        <w:pStyle w:val="DYPtekstgwny"/>
        <w:numPr>
          <w:ilvl w:val="0"/>
          <w:numId w:val="29"/>
        </w:numPr>
        <w:rPr>
          <w:szCs w:val="24"/>
          <w:lang w:eastAsia="en-US"/>
        </w:rPr>
      </w:pPr>
      <w:r w:rsidRPr="00201E93">
        <w:rPr>
          <w:color w:val="000000"/>
          <w:lang w:eastAsia="en-US"/>
        </w:rPr>
        <w:t>Mogłem wcześniej sprawdzić dostępność konkretnych typów klocków, zanim zacząłem budować, żeby nie tracić czasu na szukanie odpowiednich elementów;</w:t>
      </w:r>
    </w:p>
    <w:p w14:paraId="2C06EE4F" w14:textId="644A9A5C" w:rsidR="00201E93" w:rsidRPr="008144A4" w:rsidRDefault="00201E93" w:rsidP="00B66252">
      <w:pPr>
        <w:pStyle w:val="DYPtekstgwny"/>
        <w:numPr>
          <w:ilvl w:val="0"/>
          <w:numId w:val="29"/>
        </w:numPr>
        <w:rPr>
          <w:szCs w:val="24"/>
          <w:lang w:eastAsia="en-US"/>
        </w:rPr>
      </w:pPr>
      <w:r w:rsidRPr="00201E93">
        <w:rPr>
          <w:color w:val="000000"/>
          <w:lang w:eastAsia="en-US"/>
        </w:rPr>
        <w:t>Planowanie materiałów powinno być bardziej szczegółowe już na etapie projektowania.</w:t>
      </w:r>
    </w:p>
    <w:p w14:paraId="20F1215F" w14:textId="77777777" w:rsidR="00201E93" w:rsidRPr="00201E93" w:rsidRDefault="00201E93" w:rsidP="00DD2B04">
      <w:pPr>
        <w:pStyle w:val="DYPnazwarodziauROZDZIAX"/>
        <w:rPr>
          <w:szCs w:val="24"/>
          <w:lang w:eastAsia="en-US"/>
        </w:rPr>
      </w:pPr>
      <w:bookmarkStart w:id="64" w:name="_Toc232531917"/>
      <w:bookmarkStart w:id="65" w:name="_Toc232532797"/>
      <w:r w:rsidRPr="00201E93">
        <w:rPr>
          <w:lang w:eastAsia="en-US"/>
        </w:rPr>
        <w:t>Radosław Manak</w:t>
      </w:r>
      <w:bookmarkEnd w:id="64"/>
      <w:bookmarkEnd w:id="65"/>
    </w:p>
    <w:p w14:paraId="5D99F6BA" w14:textId="77777777" w:rsidR="00201E93" w:rsidRPr="00E368A4" w:rsidRDefault="00201E93" w:rsidP="00CA5087">
      <w:pPr>
        <w:pStyle w:val="DYPtekstgwny"/>
        <w:rPr>
          <w:b/>
          <w:bCs w:val="0"/>
          <w:szCs w:val="24"/>
          <w:lang w:eastAsia="en-US"/>
        </w:rPr>
      </w:pPr>
      <w:r w:rsidRPr="00E368A4">
        <w:rPr>
          <w:b/>
          <w:bCs w:val="0"/>
          <w:color w:val="000000"/>
          <w:lang w:eastAsia="en-US"/>
        </w:rPr>
        <w:t>Aspekty pozytywne mojej pracy:</w:t>
      </w:r>
    </w:p>
    <w:p w14:paraId="769B26C4" w14:textId="77777777" w:rsidR="00201E93" w:rsidRPr="00201E93" w:rsidRDefault="00201E93" w:rsidP="00E368A4">
      <w:pPr>
        <w:pStyle w:val="DYPtekstgwny"/>
        <w:numPr>
          <w:ilvl w:val="0"/>
          <w:numId w:val="30"/>
        </w:numPr>
        <w:rPr>
          <w:szCs w:val="24"/>
          <w:lang w:eastAsia="en-US"/>
        </w:rPr>
      </w:pPr>
      <w:r w:rsidRPr="00201E93">
        <w:rPr>
          <w:color w:val="000000"/>
          <w:lang w:eastAsia="en-US"/>
        </w:rPr>
        <w:t>Zbudowałem dach stabilnie i zgodnie z projektem;</w:t>
      </w:r>
    </w:p>
    <w:p w14:paraId="392B2E4E" w14:textId="77777777" w:rsidR="00201E93" w:rsidRPr="00201E93" w:rsidRDefault="00201E93" w:rsidP="00E368A4">
      <w:pPr>
        <w:pStyle w:val="DYPtekstgwny"/>
        <w:numPr>
          <w:ilvl w:val="0"/>
          <w:numId w:val="30"/>
        </w:numPr>
        <w:rPr>
          <w:szCs w:val="24"/>
          <w:lang w:eastAsia="en-US"/>
        </w:rPr>
      </w:pPr>
      <w:r w:rsidRPr="00201E93">
        <w:rPr>
          <w:color w:val="000000"/>
          <w:lang w:eastAsia="en-US"/>
        </w:rPr>
        <w:t>Przed nałożeniem dachu sprawdziłem zgodność wymiarów z resztą grupy, co uniknęło ewentualnych błędów;</w:t>
      </w:r>
    </w:p>
    <w:p w14:paraId="489C3EFA" w14:textId="77777777" w:rsidR="00201E93" w:rsidRPr="00201E93" w:rsidRDefault="00201E93" w:rsidP="00E368A4">
      <w:pPr>
        <w:pStyle w:val="DYPtekstgwny"/>
        <w:numPr>
          <w:ilvl w:val="0"/>
          <w:numId w:val="30"/>
        </w:numPr>
        <w:rPr>
          <w:szCs w:val="24"/>
          <w:lang w:eastAsia="en-US"/>
        </w:rPr>
      </w:pPr>
      <w:r w:rsidRPr="00201E93">
        <w:rPr>
          <w:color w:val="000000"/>
          <w:lang w:eastAsia="en-US"/>
        </w:rPr>
        <w:t>Byłem otwarty na uwagi grupy i szybko reagowałem na potrzeby dostosowania konstrukcji.</w:t>
      </w:r>
    </w:p>
    <w:p w14:paraId="30FAD8AD" w14:textId="77777777" w:rsidR="00E368A4" w:rsidRDefault="00E368A4" w:rsidP="00CA5087">
      <w:pPr>
        <w:pStyle w:val="DYPtekstgwny"/>
        <w:rPr>
          <w:b/>
          <w:bCs w:val="0"/>
          <w:color w:val="000000"/>
          <w:lang w:eastAsia="en-US"/>
        </w:rPr>
      </w:pPr>
    </w:p>
    <w:p w14:paraId="078E3D4E" w14:textId="77777777" w:rsidR="00E368A4" w:rsidRDefault="00E368A4" w:rsidP="00CA5087">
      <w:pPr>
        <w:pStyle w:val="DYPtekstgwny"/>
        <w:rPr>
          <w:b/>
          <w:bCs w:val="0"/>
          <w:color w:val="000000"/>
          <w:lang w:eastAsia="en-US"/>
        </w:rPr>
      </w:pPr>
    </w:p>
    <w:p w14:paraId="04CD2C1F" w14:textId="77777777" w:rsidR="00E368A4" w:rsidRDefault="00E368A4" w:rsidP="00CA5087">
      <w:pPr>
        <w:pStyle w:val="DYPtekstgwny"/>
        <w:rPr>
          <w:b/>
          <w:bCs w:val="0"/>
          <w:color w:val="000000"/>
          <w:lang w:eastAsia="en-US"/>
        </w:rPr>
      </w:pPr>
    </w:p>
    <w:p w14:paraId="2D28D217" w14:textId="77777777" w:rsidR="00201E93" w:rsidRPr="00E368A4" w:rsidRDefault="00201E93" w:rsidP="00CA5087">
      <w:pPr>
        <w:pStyle w:val="DYPtekstgwny"/>
        <w:rPr>
          <w:b/>
          <w:bCs w:val="0"/>
          <w:szCs w:val="24"/>
          <w:lang w:eastAsia="en-US"/>
        </w:rPr>
      </w:pPr>
      <w:r w:rsidRPr="00E368A4">
        <w:rPr>
          <w:b/>
          <w:bCs w:val="0"/>
          <w:color w:val="000000"/>
          <w:lang w:eastAsia="en-US"/>
        </w:rPr>
        <w:lastRenderedPageBreak/>
        <w:t>Aspekty wymagające poprawy:</w:t>
      </w:r>
    </w:p>
    <w:p w14:paraId="12108AF5" w14:textId="77777777" w:rsidR="00201E93" w:rsidRPr="00201E93" w:rsidRDefault="00201E93" w:rsidP="00E368A4">
      <w:pPr>
        <w:pStyle w:val="DYPtekstgwny"/>
        <w:numPr>
          <w:ilvl w:val="0"/>
          <w:numId w:val="31"/>
        </w:numPr>
        <w:rPr>
          <w:szCs w:val="24"/>
          <w:lang w:eastAsia="en-US"/>
        </w:rPr>
      </w:pPr>
      <w:r w:rsidRPr="00201E93">
        <w:rPr>
          <w:color w:val="000000"/>
          <w:lang w:eastAsia="en-US"/>
        </w:rPr>
        <w:t>Budowa dachu zajęła nieco więcej czasu niż planowano, ponieważ stabilne ułożenie klocków okazało się trudniejsze niż zakładałem – warto w przyszłości poświęcić więcej uwagi planowaniu technicznemu tej części;</w:t>
      </w:r>
    </w:p>
    <w:p w14:paraId="2FC95889" w14:textId="3C5AF0F8" w:rsidR="00201E93" w:rsidRPr="008144A4" w:rsidRDefault="00201E93" w:rsidP="00E368A4">
      <w:pPr>
        <w:pStyle w:val="DYPtekstgwny"/>
        <w:numPr>
          <w:ilvl w:val="0"/>
          <w:numId w:val="31"/>
        </w:numPr>
        <w:rPr>
          <w:szCs w:val="24"/>
          <w:lang w:eastAsia="en-US"/>
        </w:rPr>
      </w:pPr>
      <w:r w:rsidRPr="00201E93">
        <w:rPr>
          <w:color w:val="000000"/>
          <w:lang w:eastAsia="en-US"/>
        </w:rPr>
        <w:t>Mogłem wcześniej omówić z grupą szczegółowy sposób budowy dachu przed przystąpieniem do realizacji.</w:t>
      </w:r>
    </w:p>
    <w:p w14:paraId="5A563C29" w14:textId="77777777" w:rsidR="00201E93" w:rsidRPr="00201E93" w:rsidRDefault="00201E93" w:rsidP="00681BFA">
      <w:pPr>
        <w:pStyle w:val="DYPnazwarodziauROZDZIAX"/>
        <w:rPr>
          <w:szCs w:val="24"/>
          <w:lang w:eastAsia="en-US"/>
        </w:rPr>
      </w:pPr>
      <w:bookmarkStart w:id="66" w:name="_Toc232531918"/>
      <w:bookmarkStart w:id="67" w:name="_Toc232532798"/>
      <w:r w:rsidRPr="00201E93">
        <w:rPr>
          <w:lang w:eastAsia="en-US"/>
        </w:rPr>
        <w:t>Daniel Subatovič</w:t>
      </w:r>
      <w:bookmarkEnd w:id="66"/>
      <w:bookmarkEnd w:id="67"/>
    </w:p>
    <w:p w14:paraId="394EDA2B" w14:textId="77777777" w:rsidR="00201E93" w:rsidRPr="00A91201" w:rsidRDefault="00201E93" w:rsidP="00CA5087">
      <w:pPr>
        <w:pStyle w:val="DYPtekstgwny"/>
        <w:rPr>
          <w:b/>
          <w:bCs w:val="0"/>
          <w:szCs w:val="24"/>
          <w:lang w:eastAsia="en-US"/>
        </w:rPr>
      </w:pPr>
      <w:r w:rsidRPr="00A91201">
        <w:rPr>
          <w:b/>
          <w:bCs w:val="0"/>
          <w:color w:val="000000"/>
          <w:lang w:eastAsia="en-US"/>
        </w:rPr>
        <w:t>Aspekty pozytywne mojej pracy:</w:t>
      </w:r>
    </w:p>
    <w:p w14:paraId="21148554" w14:textId="77777777" w:rsidR="00201E93" w:rsidRPr="00201E93" w:rsidRDefault="00201E93" w:rsidP="00A91201">
      <w:pPr>
        <w:pStyle w:val="DYPtekstgwny"/>
        <w:numPr>
          <w:ilvl w:val="0"/>
          <w:numId w:val="32"/>
        </w:numPr>
        <w:rPr>
          <w:szCs w:val="24"/>
          <w:lang w:eastAsia="en-US"/>
        </w:rPr>
      </w:pPr>
      <w:r w:rsidRPr="00201E93">
        <w:rPr>
          <w:color w:val="000000"/>
          <w:lang w:eastAsia="en-US"/>
        </w:rPr>
        <w:t>Zbudowałem przednią ścianę z wjazdem zgodnie z projektem i w ustalonym czasie;</w:t>
      </w:r>
    </w:p>
    <w:p w14:paraId="2B4BBBF6" w14:textId="77777777" w:rsidR="00201E93" w:rsidRPr="00201E93" w:rsidRDefault="00201E93" w:rsidP="00A91201">
      <w:pPr>
        <w:pStyle w:val="DYPtekstgwny"/>
        <w:numPr>
          <w:ilvl w:val="0"/>
          <w:numId w:val="32"/>
        </w:numPr>
        <w:rPr>
          <w:szCs w:val="24"/>
          <w:lang w:eastAsia="en-US"/>
        </w:rPr>
      </w:pPr>
      <w:r w:rsidRPr="00201E93">
        <w:rPr>
          <w:color w:val="000000"/>
          <w:lang w:eastAsia="en-US"/>
        </w:rPr>
        <w:t>Efektywnie koordynowałem proces składania wszystkich części garażu;</w:t>
      </w:r>
    </w:p>
    <w:p w14:paraId="13769B0C" w14:textId="77777777" w:rsidR="00201E93" w:rsidRPr="00201E93" w:rsidRDefault="00201E93" w:rsidP="00A91201">
      <w:pPr>
        <w:pStyle w:val="DYPtekstgwny"/>
        <w:numPr>
          <w:ilvl w:val="0"/>
          <w:numId w:val="32"/>
        </w:numPr>
        <w:rPr>
          <w:szCs w:val="24"/>
          <w:lang w:eastAsia="en-US"/>
        </w:rPr>
      </w:pPr>
      <w:r w:rsidRPr="00201E93">
        <w:rPr>
          <w:color w:val="000000"/>
          <w:lang w:eastAsia="en-US"/>
        </w:rPr>
        <w:t>Przeprowadziłem testy funkcjonalne, które potwierdziły poprawność całej konstrukcji.</w:t>
      </w:r>
    </w:p>
    <w:p w14:paraId="4826C432" w14:textId="77777777" w:rsidR="00201E93" w:rsidRPr="00A91201" w:rsidRDefault="00201E93" w:rsidP="00CA5087">
      <w:pPr>
        <w:pStyle w:val="DYPtekstgwny"/>
        <w:rPr>
          <w:b/>
          <w:bCs w:val="0"/>
          <w:szCs w:val="24"/>
          <w:lang w:eastAsia="en-US"/>
        </w:rPr>
      </w:pPr>
      <w:r w:rsidRPr="00A91201">
        <w:rPr>
          <w:b/>
          <w:bCs w:val="0"/>
          <w:color w:val="000000"/>
          <w:lang w:eastAsia="en-US"/>
        </w:rPr>
        <w:t>Aspekty wymagające poprawy:</w:t>
      </w:r>
    </w:p>
    <w:p w14:paraId="12418BC8" w14:textId="77777777" w:rsidR="00201E93" w:rsidRPr="00201E93" w:rsidRDefault="00201E93" w:rsidP="00A91201">
      <w:pPr>
        <w:pStyle w:val="DYPtekstgwny"/>
        <w:numPr>
          <w:ilvl w:val="0"/>
          <w:numId w:val="33"/>
        </w:numPr>
        <w:rPr>
          <w:szCs w:val="24"/>
          <w:lang w:eastAsia="en-US"/>
        </w:rPr>
      </w:pPr>
      <w:r w:rsidRPr="00201E93">
        <w:rPr>
          <w:color w:val="000000"/>
          <w:lang w:eastAsia="en-US"/>
        </w:rPr>
        <w:t>Mogłem lepiej zorganizować etap testowania – warto z góry ustalić listę elementów do sprawdzenia, zamiast sprawdzać wszystko ad hoc;</w:t>
      </w:r>
    </w:p>
    <w:p w14:paraId="4DC3CF29" w14:textId="1E0CCC7F" w:rsidR="00201E93" w:rsidRDefault="00201E93" w:rsidP="00A91201">
      <w:pPr>
        <w:pStyle w:val="DYPtekstgwny"/>
        <w:numPr>
          <w:ilvl w:val="0"/>
          <w:numId w:val="33"/>
        </w:numPr>
        <w:rPr>
          <w:color w:val="000000"/>
          <w:lang w:eastAsia="en-US"/>
        </w:rPr>
      </w:pPr>
      <w:r w:rsidRPr="00201E93">
        <w:rPr>
          <w:color w:val="000000"/>
          <w:lang w:eastAsia="en-US"/>
        </w:rPr>
        <w:t>W przyszłości lider powinien koordynować złączenie od samego początku, co przyspieszyłoby ten etap.</w:t>
      </w:r>
    </w:p>
    <w:p w14:paraId="7DADBABF" w14:textId="77777777" w:rsidR="00A72FFA" w:rsidRDefault="00A72FFA">
      <w:pPr>
        <w:spacing w:after="200" w:line="276" w:lineRule="auto"/>
        <w:rPr>
          <w:b/>
          <w:bCs/>
          <w:caps/>
          <w:sz w:val="28"/>
          <w:szCs w:val="28"/>
          <w:lang w:eastAsia="en-US"/>
        </w:rPr>
      </w:pPr>
      <w:bookmarkStart w:id="68" w:name="_Toc232532799"/>
      <w:r>
        <w:rPr>
          <w:lang w:eastAsia="en-US"/>
        </w:rPr>
        <w:br w:type="page"/>
      </w:r>
    </w:p>
    <w:p w14:paraId="3DF966FD" w14:textId="6CBD7C39" w:rsidR="00485C14" w:rsidRPr="00305CBF" w:rsidRDefault="00485C14" w:rsidP="00485C14">
      <w:pPr>
        <w:pStyle w:val="DYPnazwarozdziau"/>
        <w:rPr>
          <w:szCs w:val="24"/>
          <w:lang w:eastAsia="en-US"/>
        </w:rPr>
      </w:pPr>
      <w:r>
        <w:rPr>
          <w:lang w:eastAsia="en-US"/>
        </w:rPr>
        <w:lastRenderedPageBreak/>
        <w:t>W</w:t>
      </w:r>
      <w:r w:rsidR="002B1A6D">
        <w:rPr>
          <w:lang w:eastAsia="en-US"/>
        </w:rPr>
        <w:t>NIOSKI</w:t>
      </w:r>
      <w:bookmarkEnd w:id="68"/>
    </w:p>
    <w:p w14:paraId="6BEF3C25" w14:textId="77777777" w:rsidR="00201E93" w:rsidRPr="00201E93" w:rsidRDefault="00201E93" w:rsidP="00AF625F">
      <w:pPr>
        <w:pStyle w:val="DYPnazwarodziauROZDZIAX"/>
        <w:rPr>
          <w:sz w:val="24"/>
          <w:szCs w:val="24"/>
          <w:lang w:eastAsia="en-US"/>
        </w:rPr>
      </w:pPr>
      <w:bookmarkStart w:id="69" w:name="_Toc232531919"/>
      <w:bookmarkStart w:id="70" w:name="_Toc232532800"/>
      <w:r w:rsidRPr="00201E93">
        <w:rPr>
          <w:lang w:eastAsia="en-US"/>
        </w:rPr>
        <w:t>Adam Romaševski</w:t>
      </w:r>
      <w:bookmarkEnd w:id="69"/>
      <w:bookmarkEnd w:id="70"/>
    </w:p>
    <w:p w14:paraId="53E358FE" w14:textId="77777777" w:rsidR="00201E93" w:rsidRPr="00201E93" w:rsidRDefault="00201E93" w:rsidP="00CA5087">
      <w:pPr>
        <w:pStyle w:val="DYPtekstgwny"/>
        <w:rPr>
          <w:szCs w:val="24"/>
          <w:lang w:eastAsia="en-US"/>
        </w:rPr>
      </w:pPr>
      <w:r w:rsidRPr="00201E93">
        <w:rPr>
          <w:color w:val="000000"/>
          <w:lang w:eastAsia="en-US"/>
        </w:rPr>
        <w:t>Po zakończeniu budowy przeanalizowałem nasz sposób pracy i zidentyfikowałem kluczowe wnioski:</w:t>
      </w:r>
    </w:p>
    <w:p w14:paraId="53D9E45C" w14:textId="77777777" w:rsidR="00201E93" w:rsidRPr="009B1DAC" w:rsidRDefault="00201E93" w:rsidP="009B1DAC">
      <w:pPr>
        <w:pStyle w:val="DYPtekstgwny"/>
        <w:jc w:val="left"/>
        <w:rPr>
          <w:b/>
          <w:bCs w:val="0"/>
          <w:color w:val="000000"/>
          <w:lang w:eastAsia="en-US"/>
        </w:rPr>
      </w:pPr>
      <w:r w:rsidRPr="009B1DAC">
        <w:rPr>
          <w:b/>
          <w:bCs w:val="0"/>
          <w:color w:val="000000"/>
          <w:lang w:eastAsia="en-US"/>
        </w:rPr>
        <w:t>Dokładna dokumentacja techniczna przyspiesza budowę:</w:t>
      </w:r>
      <w:r w:rsidRPr="00201E93">
        <w:rPr>
          <w:color w:val="000000"/>
          <w:lang w:eastAsia="en-US"/>
        </w:rPr>
        <w:br/>
        <w:t>Problem: Niektóre detale projektu z etapu 1 były niewystarczająco precyzyjne, co powodowało krótkie przestoje podczas budowy.</w:t>
      </w:r>
      <w:r w:rsidRPr="00201E93">
        <w:rPr>
          <w:color w:val="000000"/>
          <w:lang w:eastAsia="en-US"/>
        </w:rPr>
        <w:br/>
        <w:t>Rekomendacja: W przyszłości rysunki powinny zawierać nie tylko wymiary, ale również sugestie co do kolejności układania klocków i sposobu mocowania elementów specjalnych (np. drzwi, rynna). Dzięki temu budowa przebiegałaby płynniej i bez zbędnych zatrzymań.</w:t>
      </w:r>
    </w:p>
    <w:p w14:paraId="224B5039" w14:textId="77777777" w:rsidR="009B1DAC" w:rsidRPr="00201E93" w:rsidRDefault="009B1DAC" w:rsidP="009B1DAC">
      <w:pPr>
        <w:pStyle w:val="DYPtekstgwny"/>
        <w:jc w:val="left"/>
        <w:rPr>
          <w:szCs w:val="24"/>
          <w:lang w:eastAsia="en-US"/>
        </w:rPr>
      </w:pPr>
    </w:p>
    <w:p w14:paraId="38B9E75D" w14:textId="730E1B18" w:rsidR="00201E93" w:rsidRPr="008144A4" w:rsidRDefault="00201E93" w:rsidP="009B1DAC">
      <w:pPr>
        <w:pStyle w:val="DYPtekstgwny"/>
        <w:jc w:val="left"/>
        <w:rPr>
          <w:szCs w:val="24"/>
          <w:lang w:eastAsia="en-US"/>
        </w:rPr>
      </w:pPr>
      <w:r w:rsidRPr="009B1DAC">
        <w:rPr>
          <w:b/>
          <w:bCs w:val="0"/>
          <w:color w:val="000000"/>
          <w:lang w:eastAsia="en-US"/>
        </w:rPr>
        <w:t>Testowanie powinno być zaplanowane bardziej szczegółowo:</w:t>
      </w:r>
      <w:r w:rsidRPr="009B1DAC">
        <w:rPr>
          <w:b/>
          <w:bCs w:val="0"/>
          <w:color w:val="000000"/>
          <w:lang w:eastAsia="en-US"/>
        </w:rPr>
        <w:br/>
      </w:r>
      <w:r w:rsidRPr="00201E93">
        <w:rPr>
          <w:color w:val="000000"/>
          <w:lang w:eastAsia="en-US"/>
        </w:rPr>
        <w:t>Problem: Testowanie odbyło się dopiero po złożeniu całego garażu, co oznaczało, że ewentualne błędy byłoby trudno naprawić.</w:t>
      </w:r>
      <w:r w:rsidRPr="00201E93">
        <w:rPr>
          <w:color w:val="000000"/>
          <w:lang w:eastAsia="en-US"/>
        </w:rPr>
        <w:br/>
        <w:t>Rekomendacja: Warto testować poszczególne elementy na bieżąco – np. sprawdzać, czy każda ściana ma odpowiednie wymiary, zanim zostanie złączona z resztą konstrukcji.</w:t>
      </w:r>
    </w:p>
    <w:p w14:paraId="4EEDB440" w14:textId="77777777" w:rsidR="00201E93" w:rsidRPr="00201E93" w:rsidRDefault="00201E93" w:rsidP="00296C9A">
      <w:pPr>
        <w:pStyle w:val="DYPnazwarodziauROZDZIAX"/>
        <w:rPr>
          <w:sz w:val="24"/>
          <w:szCs w:val="24"/>
          <w:lang w:eastAsia="en-US"/>
        </w:rPr>
      </w:pPr>
      <w:bookmarkStart w:id="71" w:name="_Toc232531920"/>
      <w:bookmarkStart w:id="72" w:name="_Toc232532801"/>
      <w:r w:rsidRPr="00201E93">
        <w:rPr>
          <w:lang w:eastAsia="en-US"/>
        </w:rPr>
        <w:t>Tadeuš Žukovskij</w:t>
      </w:r>
      <w:bookmarkEnd w:id="71"/>
      <w:bookmarkEnd w:id="72"/>
    </w:p>
    <w:p w14:paraId="1028D072" w14:textId="77777777" w:rsidR="00201E93" w:rsidRPr="009B1DAC" w:rsidRDefault="00201E93" w:rsidP="00CA5087">
      <w:pPr>
        <w:pStyle w:val="DYPtekstgwny"/>
        <w:rPr>
          <w:b/>
          <w:bCs w:val="0"/>
          <w:szCs w:val="24"/>
          <w:lang w:eastAsia="en-US"/>
        </w:rPr>
      </w:pPr>
      <w:r w:rsidRPr="009B1DAC">
        <w:rPr>
          <w:b/>
          <w:bCs w:val="0"/>
          <w:color w:val="000000"/>
          <w:lang w:eastAsia="en-US"/>
        </w:rPr>
        <w:t>Po zakończeniu budowy wyciągnąłem następujące wnioski:</w:t>
      </w:r>
    </w:p>
    <w:p w14:paraId="08D16D0D" w14:textId="77777777" w:rsidR="00201E93" w:rsidRPr="00201E93" w:rsidRDefault="00201E93" w:rsidP="00E73418">
      <w:pPr>
        <w:pStyle w:val="DYPtekstgwny"/>
        <w:jc w:val="left"/>
        <w:rPr>
          <w:szCs w:val="24"/>
          <w:lang w:eastAsia="en-US"/>
        </w:rPr>
      </w:pPr>
      <w:r w:rsidRPr="009B1DAC">
        <w:t>Lepsze przygotowanie materiałów przed budową:</w:t>
      </w:r>
      <w:r w:rsidRPr="009B1DAC">
        <w:br/>
        <w:t>Problem: Część czasu podczas budowy została zmarnowana na szukanie odpowiednich klocków.</w:t>
      </w:r>
      <w:r w:rsidRPr="009B1DAC">
        <w:br/>
        <w:t>Rekomendacja: Przed przystąpieniem do budowy każdy wykonawca powinien przygotować i posortować potrzebne klocki zgodnie z projektem. Dzięki temu budowa przebiegałaby sprawniej i szybciej.</w:t>
      </w:r>
    </w:p>
    <w:p w14:paraId="76ECF07A" w14:textId="5E7F1D8F" w:rsidR="00201E93" w:rsidRPr="008144A4" w:rsidRDefault="00201E93" w:rsidP="009B1DAC">
      <w:pPr>
        <w:pStyle w:val="DYPtekstgwny"/>
        <w:jc w:val="left"/>
        <w:rPr>
          <w:szCs w:val="24"/>
          <w:lang w:eastAsia="en-US"/>
        </w:rPr>
      </w:pPr>
      <w:r w:rsidRPr="009B1DAC">
        <w:rPr>
          <w:b/>
          <w:bCs w:val="0"/>
          <w:color w:val="000000"/>
          <w:lang w:eastAsia="en-US"/>
        </w:rPr>
        <w:t>Wyraźny podział stref budowy:</w:t>
      </w:r>
      <w:r w:rsidRPr="00201E93">
        <w:rPr>
          <w:color w:val="000000"/>
          <w:lang w:eastAsia="en-US"/>
        </w:rPr>
        <w:br/>
        <w:t>Problem: Przy składaniu wszystkich części naraz pojawiały się drobne kolizje przestrzenne między członkami grupy.</w:t>
      </w:r>
      <w:r w:rsidRPr="00201E93">
        <w:rPr>
          <w:color w:val="000000"/>
          <w:lang w:eastAsia="en-US"/>
        </w:rPr>
        <w:br/>
        <w:t>Rekomendacja: Warto ustalić kolejność budowy i składania poszczególnych elementów tak, aby każdy wiedział, kiedy jego część ma być gotowa i kiedy następuje złączenie</w:t>
      </w:r>
      <w:r w:rsidRPr="00201E93">
        <w:rPr>
          <w:color w:val="000000"/>
          <w:sz w:val="22"/>
          <w:szCs w:val="22"/>
          <w:lang w:eastAsia="en-US"/>
        </w:rPr>
        <w:t>.</w:t>
      </w:r>
    </w:p>
    <w:p w14:paraId="7AD25E98" w14:textId="77777777" w:rsidR="00201E93" w:rsidRPr="00201E93" w:rsidRDefault="00201E93" w:rsidP="00296C9A">
      <w:pPr>
        <w:pStyle w:val="DYPnazwarodziauROZDZIAX"/>
        <w:rPr>
          <w:sz w:val="24"/>
          <w:szCs w:val="24"/>
          <w:lang w:eastAsia="en-US"/>
        </w:rPr>
      </w:pPr>
      <w:bookmarkStart w:id="73" w:name="_Toc232531921"/>
      <w:bookmarkStart w:id="74" w:name="_Toc232532802"/>
      <w:r w:rsidRPr="00201E93">
        <w:rPr>
          <w:lang w:eastAsia="en-US"/>
        </w:rPr>
        <w:t>Radosław Manak</w:t>
      </w:r>
      <w:bookmarkEnd w:id="73"/>
      <w:bookmarkEnd w:id="74"/>
    </w:p>
    <w:p w14:paraId="7383EB2C" w14:textId="77777777" w:rsidR="00201E93" w:rsidRPr="00E73418" w:rsidRDefault="00201E93" w:rsidP="00E73418">
      <w:pPr>
        <w:pStyle w:val="DYPtekstgwny"/>
        <w:jc w:val="left"/>
      </w:pPr>
      <w:r w:rsidRPr="00201E93">
        <w:rPr>
          <w:lang w:eastAsia="en-US"/>
        </w:rPr>
        <w:t xml:space="preserve">Po zakończeniu budowy przemyślałem nasz sposób realizacji i sformułowałem następujące </w:t>
      </w:r>
      <w:r w:rsidRPr="00E73418">
        <w:t>wnioski:</w:t>
      </w:r>
    </w:p>
    <w:p w14:paraId="26E1DDDD" w14:textId="77777777" w:rsidR="00201E93" w:rsidRPr="00E73418" w:rsidRDefault="00201E93" w:rsidP="002B5108">
      <w:pPr>
        <w:pStyle w:val="DYPtekstgwny"/>
        <w:jc w:val="left"/>
      </w:pPr>
      <w:r w:rsidRPr="00E73418">
        <w:rPr>
          <w:b/>
        </w:rPr>
        <w:lastRenderedPageBreak/>
        <w:t>Dokładniejsze planowanie budowy dachu:</w:t>
      </w:r>
      <w:r w:rsidRPr="00E73418">
        <w:rPr>
          <w:b/>
        </w:rPr>
        <w:br/>
      </w:r>
      <w:r w:rsidRPr="00E73418">
        <w:t>Problem: Budowa dachu okazała się trudniejsza niż planowałem – stabilne ułożenie klocków na czterech ścianach wymagało więcej prób niż zakładałem.</w:t>
      </w:r>
      <w:r w:rsidRPr="00E73418">
        <w:br/>
        <w:t>Rekomendacja: W przyszłości warto w fazie projektowania uwzględnić nie tylko wymiary, ale również sposób mocowania dachu – np. zaznaczyć, które klocki pełnią funkcję łączników między dachem a ścianami.</w:t>
      </w:r>
    </w:p>
    <w:p w14:paraId="74992263" w14:textId="13F834AC" w:rsidR="00201E93" w:rsidRPr="00E73418" w:rsidRDefault="00201E93" w:rsidP="00E73418">
      <w:pPr>
        <w:pStyle w:val="DYPtekstgwny"/>
        <w:jc w:val="left"/>
      </w:pPr>
      <w:r w:rsidRPr="00E73418">
        <w:rPr>
          <w:b/>
          <w:bCs w:val="0"/>
        </w:rPr>
        <w:t>Wcześniejsza konsultacja techniczna:</w:t>
      </w:r>
      <w:r w:rsidRPr="00E73418">
        <w:br/>
        <w:t>Problem: Pewne decyzje techniczne dotyczące dachu podejmowałem samodzielnie w trakcie budowy, co mogło prowadzić do niespójności.</w:t>
      </w:r>
      <w:r w:rsidRPr="00E73418">
        <w:br/>
        <w:t>Rekomendacja: Szczegóły techniczne budowy powinny być omówione z całą grupą jeszcze przed rozpoczęciem prac, a nie dopiero w ich trakcie.</w:t>
      </w:r>
    </w:p>
    <w:p w14:paraId="31C914E5" w14:textId="77777777" w:rsidR="00201E93" w:rsidRPr="00201E93" w:rsidRDefault="00201E93" w:rsidP="00296C9A">
      <w:pPr>
        <w:pStyle w:val="DYPnazwarodziauROZDZIAX"/>
        <w:rPr>
          <w:sz w:val="24"/>
          <w:szCs w:val="24"/>
          <w:lang w:eastAsia="en-US"/>
        </w:rPr>
      </w:pPr>
      <w:bookmarkStart w:id="75" w:name="_Toc232531922"/>
      <w:bookmarkStart w:id="76" w:name="_Toc232532803"/>
      <w:r w:rsidRPr="00201E93">
        <w:rPr>
          <w:lang w:eastAsia="en-US"/>
        </w:rPr>
        <w:t>Daniel Subatovič</w:t>
      </w:r>
      <w:bookmarkEnd w:id="75"/>
      <w:bookmarkEnd w:id="76"/>
    </w:p>
    <w:p w14:paraId="0A336272" w14:textId="77777777" w:rsidR="00201E93" w:rsidRPr="00201E93" w:rsidRDefault="00201E93" w:rsidP="00CA5087">
      <w:pPr>
        <w:pStyle w:val="DYPtekstgwny"/>
        <w:rPr>
          <w:szCs w:val="24"/>
          <w:lang w:eastAsia="en-US"/>
        </w:rPr>
      </w:pPr>
      <w:r w:rsidRPr="00201E93">
        <w:rPr>
          <w:color w:val="000000"/>
          <w:lang w:eastAsia="en-US"/>
        </w:rPr>
        <w:t>Po zakończeniu budowy przeprowadziłem analizę pracy i wywnioskowałem:</w:t>
      </w:r>
    </w:p>
    <w:p w14:paraId="70546D4D" w14:textId="77777777" w:rsidR="00201E93" w:rsidRPr="00201E93" w:rsidRDefault="00201E93" w:rsidP="002B5108">
      <w:pPr>
        <w:pStyle w:val="DYPtekstgwny"/>
        <w:jc w:val="left"/>
        <w:rPr>
          <w:szCs w:val="24"/>
          <w:lang w:eastAsia="en-US"/>
        </w:rPr>
      </w:pPr>
      <w:r w:rsidRPr="002B5108">
        <w:rPr>
          <w:b/>
          <w:bCs w:val="0"/>
          <w:color w:val="000000"/>
          <w:lang w:eastAsia="en-US"/>
        </w:rPr>
        <w:t>Formalna lista kontrolna testowania:</w:t>
      </w:r>
      <w:r w:rsidRPr="00201E93">
        <w:rPr>
          <w:color w:val="000000"/>
          <w:lang w:eastAsia="en-US"/>
        </w:rPr>
        <w:br/>
        <w:t>Problem: Testowanie finalne było przeprowadzone nieformalnie, bez z góry określonej listy elementów do sprawdzenia.</w:t>
      </w:r>
      <w:r w:rsidRPr="00201E93">
        <w:rPr>
          <w:color w:val="000000"/>
          <w:lang w:eastAsia="en-US"/>
        </w:rPr>
        <w:br/>
        <w:t>Rozwiązanie: Przed testowaniem należy przygotować listę kontrolną, opartą na wymaganiach funkcjonalnych z etapu 1 (przejście do domu, wjazd samochodu, dach, drzwi alarmowe). Dzięki temu mamy pewność, że żaden wymóg nie został pominięty.</w:t>
      </w:r>
    </w:p>
    <w:p w14:paraId="71F22485" w14:textId="77777777" w:rsidR="00201E93" w:rsidRPr="00201E93" w:rsidRDefault="00201E93" w:rsidP="002B5108">
      <w:pPr>
        <w:pStyle w:val="DYPtekstgwny"/>
        <w:jc w:val="left"/>
        <w:rPr>
          <w:szCs w:val="24"/>
          <w:lang w:eastAsia="en-US"/>
        </w:rPr>
      </w:pPr>
      <w:r w:rsidRPr="002B5108">
        <w:rPr>
          <w:b/>
          <w:bCs w:val="0"/>
          <w:color w:val="000000"/>
          <w:lang w:eastAsia="en-US"/>
        </w:rPr>
        <w:t>Lider złączenia:</w:t>
      </w:r>
      <w:r w:rsidRPr="00201E93">
        <w:rPr>
          <w:color w:val="000000"/>
          <w:lang w:eastAsia="en-US"/>
        </w:rPr>
        <w:br/>
        <w:t>Problem: Proces złączenia wszystkich elementów był koordynowany nieoficjalnie, co chwilami powodowało zamieszanie.</w:t>
      </w:r>
      <w:r w:rsidRPr="00201E93">
        <w:rPr>
          <w:color w:val="000000"/>
          <w:lang w:eastAsia="en-US"/>
        </w:rPr>
        <w:br/>
        <w:t>Rozwiązanie: Na etapie budowy powinna być wyznaczona jedna osoba odpowiedzialna za koordynację złączenia wszystkich części, z jasno określoną kolejnością: ściany boczne → ściana tylna → ściana przednia → dach.</w:t>
      </w:r>
    </w:p>
    <w:p w14:paraId="1E4B79BF" w14:textId="77777777" w:rsidR="00FE3FA7" w:rsidRPr="0037066D" w:rsidRDefault="00FE3FA7">
      <w:pPr>
        <w:spacing w:after="200" w:line="276" w:lineRule="auto"/>
        <w:rPr>
          <w:b/>
          <w:caps/>
          <w:sz w:val="28"/>
          <w:szCs w:val="28"/>
          <w:lang w:eastAsia="en-US"/>
        </w:rPr>
      </w:pPr>
      <w:r w:rsidRPr="0037066D">
        <w:rPr>
          <w:lang w:eastAsia="en-US"/>
        </w:rPr>
        <w:br w:type="page"/>
      </w:r>
    </w:p>
    <w:p w14:paraId="717004C4" w14:textId="77777777" w:rsidR="00201E93" w:rsidRPr="00D15F34" w:rsidRDefault="00201E93" w:rsidP="00D15F34">
      <w:pPr>
        <w:pStyle w:val="DYPnazwarozdziau"/>
      </w:pPr>
      <w:bookmarkStart w:id="77" w:name="_Toc232532804"/>
      <w:r w:rsidRPr="00D15F34">
        <w:lastRenderedPageBreak/>
        <w:t>PODSUMOWANIE ETAPU 2</w:t>
      </w:r>
      <w:bookmarkEnd w:id="77"/>
    </w:p>
    <w:p w14:paraId="7173B62E" w14:textId="77777777" w:rsidR="00201E93" w:rsidRPr="0037066D" w:rsidRDefault="00201E93" w:rsidP="00CA5087">
      <w:pPr>
        <w:pStyle w:val="DYPtekstgwny"/>
        <w:rPr>
          <w:lang w:eastAsia="en-US"/>
        </w:rPr>
      </w:pPr>
    </w:p>
    <w:p w14:paraId="7F2100F6" w14:textId="77777777" w:rsidR="00201E93" w:rsidRPr="00201E93" w:rsidRDefault="00201E93" w:rsidP="00CA5087">
      <w:pPr>
        <w:pStyle w:val="DYPtekstgwny"/>
        <w:rPr>
          <w:szCs w:val="24"/>
          <w:lang w:eastAsia="en-US"/>
        </w:rPr>
      </w:pPr>
      <w:r w:rsidRPr="00201E93">
        <w:rPr>
          <w:color w:val="000000"/>
          <w:lang w:eastAsia="en-US"/>
        </w:rPr>
        <w:t>Etap 2 projektu „Garaż" zakończył się sukcesem – zbudowaliśmy garaż z klocków Lego zgodnie z wymaganiami funkcjonalnymi i planem opracowanym w etapie 1. Całość prac zajęła 13 minut, co mieściło się w zaplanowanym czasie z buforem. Praca w metodyce Scrum ponownie okazała się efektywna, a wcześniejsze dokładne planowanie znacząco ułatwiło realizację budowy. Doświadczenia zebrane w tym etapie – szczególnie dotyczące przygotowania materiałów i testowania – stanowią cenną lekcję na przyszłe projekty.</w:t>
      </w:r>
    </w:p>
    <w:p w14:paraId="159F8A80" w14:textId="42F606B0" w:rsidR="00714635" w:rsidRPr="00015C9B" w:rsidRDefault="00714635" w:rsidP="00D931F3">
      <w:pPr>
        <w:pStyle w:val="DYPtabliceirysunkispis"/>
      </w:pPr>
      <w:r w:rsidRPr="00015C9B">
        <w:br w:type="page"/>
      </w:r>
    </w:p>
    <w:p w14:paraId="24911403" w14:textId="77777777" w:rsidR="00F152BF" w:rsidRPr="0037066D" w:rsidRDefault="00C00B46" w:rsidP="00F36D3F">
      <w:pPr>
        <w:pStyle w:val="DYPnazwarozdziau"/>
      </w:pPr>
      <w:bookmarkStart w:id="78" w:name="_Toc219763293"/>
      <w:bookmarkStart w:id="79" w:name="_Toc232532805"/>
      <w:r w:rsidRPr="0037066D">
        <w:lastRenderedPageBreak/>
        <w:t>SPIS RYSUNKÓW</w:t>
      </w:r>
      <w:bookmarkEnd w:id="78"/>
      <w:bookmarkEnd w:id="79"/>
    </w:p>
    <w:p w14:paraId="6A86C24F" w14:textId="520926AE" w:rsidR="00EC499E" w:rsidRDefault="00F719D3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 w:rsidRPr="00A127A0">
        <w:fldChar w:fldCharType="begin"/>
      </w:r>
      <w:r w:rsidR="00714635" w:rsidRPr="00AF2532">
        <w:instrText xml:space="preserve"> TOC \c "Rysunek" </w:instrText>
      </w:r>
      <w:r w:rsidRPr="00A127A0">
        <w:fldChar w:fldCharType="separate"/>
      </w:r>
      <w:r w:rsidR="00EC499E">
        <w:rPr>
          <w:noProof/>
        </w:rPr>
        <w:t>Rysunek 1. projektu lewej ściany z przejściem do domu</w:t>
      </w:r>
      <w:r w:rsidR="00EC499E">
        <w:rPr>
          <w:noProof/>
        </w:rPr>
        <w:tab/>
      </w:r>
      <w:r w:rsidR="00EC499E">
        <w:rPr>
          <w:noProof/>
        </w:rPr>
        <w:fldChar w:fldCharType="begin"/>
      </w:r>
      <w:r w:rsidR="00EC499E">
        <w:rPr>
          <w:noProof/>
        </w:rPr>
        <w:instrText xml:space="preserve"> PAGEREF _Toc232533143 \h </w:instrText>
      </w:r>
      <w:r w:rsidR="00EC499E">
        <w:rPr>
          <w:noProof/>
        </w:rPr>
      </w:r>
      <w:r w:rsidR="00EC499E">
        <w:rPr>
          <w:noProof/>
        </w:rPr>
        <w:fldChar w:fldCharType="separate"/>
      </w:r>
      <w:r w:rsidR="00EC499E">
        <w:rPr>
          <w:noProof/>
        </w:rPr>
        <w:t>9</w:t>
      </w:r>
      <w:r w:rsidR="00EC499E">
        <w:rPr>
          <w:noProof/>
        </w:rPr>
        <w:fldChar w:fldCharType="end"/>
      </w:r>
    </w:p>
    <w:p w14:paraId="4ED9467C" w14:textId="461BD6AF" w:rsidR="00EC499E" w:rsidRDefault="00EC499E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noProof/>
        </w:rPr>
        <w:t>Rysunek 2. projektu prawej ściany z zlewem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_Toc232533144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071F192" w14:textId="08C897DF" w:rsidR="00EC499E" w:rsidRDefault="00EC499E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noProof/>
        </w:rPr>
        <w:t>Rysunek 3. projektu przedniej ściany z bramą wjazdową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_Toc232533145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E4D1E72" w14:textId="7AC3B144" w:rsidR="00EC499E" w:rsidRDefault="00EC499E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noProof/>
        </w:rPr>
        <w:t>Rysunek 4. projektu tylnej ściany z drzwiami alarmowymi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_Toc232533146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F95BBED" w14:textId="50317D7A" w:rsidR="00EC499E" w:rsidRDefault="00EC499E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noProof/>
        </w:rPr>
        <w:t>Rysunek 5. projektu dachu i poddaszka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_Toc232533147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E576781" w14:textId="56E31D74" w:rsidR="00EC499E" w:rsidRDefault="00EC499E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noProof/>
        </w:rPr>
        <w:t>Rysunek 6. Widok projektu z góry (perspektywa dachu)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_Toc232533148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9EE369E" w14:textId="4A2A66FA" w:rsidR="00AF2532" w:rsidRDefault="00F719D3" w:rsidP="00AF2532">
      <w:pPr>
        <w:pStyle w:val="DYPnazwarozdziau"/>
        <w:rPr>
          <w:lang w:val="en-US"/>
        </w:rPr>
      </w:pPr>
      <w:r w:rsidRPr="00A127A0">
        <w:fldChar w:fldCharType="end"/>
      </w:r>
      <w:r w:rsidR="00AF2532" w:rsidRPr="0037066D">
        <w:t xml:space="preserve"> </w:t>
      </w:r>
      <w:bookmarkStart w:id="80" w:name="_Toc232532806"/>
      <w:r w:rsidR="00AF2532" w:rsidRPr="00E274E1">
        <w:rPr>
          <w:lang w:val="en-US"/>
        </w:rPr>
        <w:t xml:space="preserve">SPIS </w:t>
      </w:r>
      <w:r w:rsidR="00AF2532">
        <w:rPr>
          <w:lang w:val="en-US"/>
        </w:rPr>
        <w:t>Tabel</w:t>
      </w:r>
      <w:r w:rsidR="00B86415">
        <w:rPr>
          <w:lang w:val="en-US"/>
        </w:rPr>
        <w:t>ek</w:t>
      </w:r>
      <w:bookmarkEnd w:id="80"/>
    </w:p>
    <w:p w14:paraId="42AB0CCF" w14:textId="7FB0FD32" w:rsidR="003046DD" w:rsidRDefault="00A80951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\h \z \c "Tabela" </w:instrText>
      </w:r>
      <w:r>
        <w:rPr>
          <w:lang w:val="en-US"/>
        </w:rPr>
        <w:fldChar w:fldCharType="separate"/>
      </w:r>
      <w:hyperlink w:anchor="_Toc232533150" w:history="1">
        <w:r w:rsidR="003046DD" w:rsidRPr="006D0E11">
          <w:rPr>
            <w:rStyle w:val="Hyperlink"/>
            <w:noProof/>
          </w:rPr>
          <w:t>Tabela 1. Harmonogram etapu planowania projektu garażu</w:t>
        </w:r>
        <w:r w:rsidR="003046DD">
          <w:rPr>
            <w:noProof/>
            <w:webHidden/>
          </w:rPr>
          <w:tab/>
        </w:r>
        <w:r w:rsidR="003046DD">
          <w:rPr>
            <w:noProof/>
            <w:webHidden/>
          </w:rPr>
          <w:fldChar w:fldCharType="begin"/>
        </w:r>
        <w:r w:rsidR="003046DD">
          <w:rPr>
            <w:noProof/>
            <w:webHidden/>
          </w:rPr>
          <w:instrText xml:space="preserve"> PAGEREF _Toc232533150 \h </w:instrText>
        </w:r>
        <w:r w:rsidR="003046DD">
          <w:rPr>
            <w:noProof/>
            <w:webHidden/>
          </w:rPr>
        </w:r>
        <w:r w:rsidR="003046DD">
          <w:rPr>
            <w:noProof/>
            <w:webHidden/>
          </w:rPr>
          <w:fldChar w:fldCharType="separate"/>
        </w:r>
        <w:r w:rsidR="003046DD">
          <w:rPr>
            <w:noProof/>
            <w:webHidden/>
          </w:rPr>
          <w:t>7</w:t>
        </w:r>
        <w:r w:rsidR="003046DD">
          <w:rPr>
            <w:noProof/>
            <w:webHidden/>
          </w:rPr>
          <w:fldChar w:fldCharType="end"/>
        </w:r>
      </w:hyperlink>
    </w:p>
    <w:p w14:paraId="3717295B" w14:textId="291D9435" w:rsidR="003046DD" w:rsidRDefault="003046DD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32533151" w:history="1">
        <w:r w:rsidRPr="006D0E11">
          <w:rPr>
            <w:rStyle w:val="Hyperlink"/>
            <w:noProof/>
          </w:rPr>
          <w:t>Tabela 2. Harmonogram etapu rozwoju projektu garażu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_Toc232533151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E9A5ED4" w14:textId="1201001C" w:rsidR="003046DD" w:rsidRDefault="003046DD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32533152" w:history="1">
        <w:r w:rsidRPr="006D0E11">
          <w:rPr>
            <w:rStyle w:val="Hyperlink"/>
            <w:noProof/>
          </w:rPr>
          <w:t>Tabela 3. Faza Develompment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_Toc232533152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ED0054B" w14:textId="5334AB87" w:rsidR="00AF2532" w:rsidRPr="00AF2532" w:rsidRDefault="00A80951" w:rsidP="00AF2532">
      <w:pPr>
        <w:pStyle w:val="Default"/>
        <w:rPr>
          <w:lang w:val="en-US" w:eastAsia="ru-RU"/>
        </w:rPr>
      </w:pPr>
      <w:r>
        <w:rPr>
          <w:lang w:val="en-US" w:eastAsia="ru-RU"/>
        </w:rPr>
        <w:fldChar w:fldCharType="end"/>
      </w:r>
    </w:p>
    <w:p w14:paraId="1203724B" w14:textId="02B22B89" w:rsidR="00705CE4" w:rsidRPr="00E274E1" w:rsidRDefault="00705CE4" w:rsidP="00C5072A">
      <w:pPr>
        <w:pStyle w:val="DYPtabliceirysunkispis"/>
        <w:rPr>
          <w:lang w:val="en-US"/>
        </w:rPr>
      </w:pPr>
    </w:p>
    <w:sectPr w:rsidR="00705CE4" w:rsidRPr="00E274E1" w:rsidSect="00183CEC">
      <w:footerReference w:type="default" r:id="rId20"/>
      <w:pgSz w:w="11906" w:h="16838" w:code="9"/>
      <w:pgMar w:top="1134" w:right="851" w:bottom="1134" w:left="1985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6384C" w14:textId="77777777" w:rsidR="009C2F2C" w:rsidRPr="00A127A0" w:rsidRDefault="009C2F2C" w:rsidP="00A26090">
      <w:pPr>
        <w:spacing w:line="240" w:lineRule="auto"/>
      </w:pPr>
      <w:r w:rsidRPr="00A127A0">
        <w:separator/>
      </w:r>
    </w:p>
  </w:endnote>
  <w:endnote w:type="continuationSeparator" w:id="0">
    <w:p w14:paraId="337D5AFF" w14:textId="77777777" w:rsidR="009C2F2C" w:rsidRPr="00A127A0" w:rsidRDefault="009C2F2C" w:rsidP="00A26090">
      <w:pPr>
        <w:spacing w:line="240" w:lineRule="auto"/>
      </w:pPr>
      <w:r w:rsidRPr="00A127A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41192"/>
      <w:docPartObj>
        <w:docPartGallery w:val="Page Numbers (Bottom of Page)"/>
        <w:docPartUnique/>
      </w:docPartObj>
    </w:sdtPr>
    <w:sdtContent>
      <w:p w14:paraId="0FF844DF" w14:textId="77777777" w:rsidR="00AF245F" w:rsidRPr="00A127A0" w:rsidRDefault="00F719D3">
        <w:pPr>
          <w:pStyle w:val="Footer"/>
          <w:jc w:val="right"/>
        </w:pPr>
        <w:r w:rsidRPr="00A127A0">
          <w:fldChar w:fldCharType="begin"/>
        </w:r>
        <w:r w:rsidR="00BF10F3" w:rsidRPr="00A127A0">
          <w:instrText xml:space="preserve"> PAGE   \* MERGEFORMAT </w:instrText>
        </w:r>
        <w:r w:rsidRPr="00A127A0">
          <w:fldChar w:fldCharType="separate"/>
        </w:r>
        <w:r w:rsidR="008016CA" w:rsidRPr="00A127A0">
          <w:t>4</w:t>
        </w:r>
        <w:r w:rsidRPr="00A127A0">
          <w:fldChar w:fldCharType="end"/>
        </w:r>
      </w:p>
    </w:sdtContent>
  </w:sdt>
  <w:p w14:paraId="4276DE1A" w14:textId="77777777" w:rsidR="00AF245F" w:rsidRPr="00A127A0" w:rsidRDefault="00AF24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311F5" w14:textId="77777777" w:rsidR="009C2F2C" w:rsidRPr="00A127A0" w:rsidRDefault="009C2F2C" w:rsidP="00A26090">
      <w:pPr>
        <w:spacing w:line="240" w:lineRule="auto"/>
      </w:pPr>
      <w:r w:rsidRPr="00A127A0">
        <w:separator/>
      </w:r>
    </w:p>
  </w:footnote>
  <w:footnote w:type="continuationSeparator" w:id="0">
    <w:p w14:paraId="723DB1E6" w14:textId="77777777" w:rsidR="009C2F2C" w:rsidRPr="00A127A0" w:rsidRDefault="009C2F2C" w:rsidP="00A26090">
      <w:pPr>
        <w:spacing w:line="240" w:lineRule="auto"/>
      </w:pPr>
      <w:r w:rsidRPr="00A127A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576B"/>
    <w:multiLevelType w:val="hybridMultilevel"/>
    <w:tmpl w:val="34922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D18E2"/>
    <w:multiLevelType w:val="hybridMultilevel"/>
    <w:tmpl w:val="B422E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1D6317"/>
    <w:multiLevelType w:val="hybridMultilevel"/>
    <w:tmpl w:val="50040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51A86"/>
    <w:multiLevelType w:val="hybridMultilevel"/>
    <w:tmpl w:val="92809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677A7F"/>
    <w:multiLevelType w:val="hybridMultilevel"/>
    <w:tmpl w:val="53542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E07A86"/>
    <w:multiLevelType w:val="hybridMultilevel"/>
    <w:tmpl w:val="4DB23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E3453"/>
    <w:multiLevelType w:val="hybridMultilevel"/>
    <w:tmpl w:val="3872E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DC5100"/>
    <w:multiLevelType w:val="hybridMultilevel"/>
    <w:tmpl w:val="7B120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A83616"/>
    <w:multiLevelType w:val="hybridMultilevel"/>
    <w:tmpl w:val="6212D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7B2209"/>
    <w:multiLevelType w:val="hybridMultilevel"/>
    <w:tmpl w:val="E9282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0828E1"/>
    <w:multiLevelType w:val="hybridMultilevel"/>
    <w:tmpl w:val="6CB00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D812F6"/>
    <w:multiLevelType w:val="hybridMultilevel"/>
    <w:tmpl w:val="4C26C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B51874"/>
    <w:multiLevelType w:val="hybridMultilevel"/>
    <w:tmpl w:val="B3EAA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244CA8"/>
    <w:multiLevelType w:val="hybridMultilevel"/>
    <w:tmpl w:val="3CEA2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B116BC"/>
    <w:multiLevelType w:val="hybridMultilevel"/>
    <w:tmpl w:val="D35AC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CC360E"/>
    <w:multiLevelType w:val="multilevel"/>
    <w:tmpl w:val="7DCECCEA"/>
    <w:lvl w:ilvl="0">
      <w:start w:val="1"/>
      <w:numFmt w:val="decimal"/>
      <w:pStyle w:val="Heading1"/>
      <w:lvlText w:val="ROZDZIAŁ %1."/>
      <w:lvlJc w:val="left"/>
      <w:pPr>
        <w:ind w:left="432" w:hanging="432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8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399550C7"/>
    <w:multiLevelType w:val="hybridMultilevel"/>
    <w:tmpl w:val="7406A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016888"/>
    <w:multiLevelType w:val="hybridMultilevel"/>
    <w:tmpl w:val="F3440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301E58"/>
    <w:multiLevelType w:val="hybridMultilevel"/>
    <w:tmpl w:val="80FCC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577586"/>
    <w:multiLevelType w:val="hybridMultilevel"/>
    <w:tmpl w:val="D2082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4F2226"/>
    <w:multiLevelType w:val="hybridMultilevel"/>
    <w:tmpl w:val="85EA0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DD2FB0"/>
    <w:multiLevelType w:val="hybridMultilevel"/>
    <w:tmpl w:val="61B4B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BA4B6E"/>
    <w:multiLevelType w:val="hybridMultilevel"/>
    <w:tmpl w:val="E61C7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2C2E53"/>
    <w:multiLevelType w:val="hybridMultilevel"/>
    <w:tmpl w:val="AC6A1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693FC6"/>
    <w:multiLevelType w:val="hybridMultilevel"/>
    <w:tmpl w:val="A2807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63592B"/>
    <w:multiLevelType w:val="hybridMultilevel"/>
    <w:tmpl w:val="21F87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6339A6"/>
    <w:multiLevelType w:val="hybridMultilevel"/>
    <w:tmpl w:val="8AB81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644C3C"/>
    <w:multiLevelType w:val="hybridMultilevel"/>
    <w:tmpl w:val="9E721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5871EC"/>
    <w:multiLevelType w:val="hybridMultilevel"/>
    <w:tmpl w:val="62164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8B400B"/>
    <w:multiLevelType w:val="hybridMultilevel"/>
    <w:tmpl w:val="33522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BF0C5F"/>
    <w:multiLevelType w:val="hybridMultilevel"/>
    <w:tmpl w:val="B2945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0304CC"/>
    <w:multiLevelType w:val="hybridMultilevel"/>
    <w:tmpl w:val="6284F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B63EFD"/>
    <w:multiLevelType w:val="hybridMultilevel"/>
    <w:tmpl w:val="D62E2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D84FA0"/>
    <w:multiLevelType w:val="hybridMultilevel"/>
    <w:tmpl w:val="0660E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A160C0"/>
    <w:multiLevelType w:val="hybridMultilevel"/>
    <w:tmpl w:val="E990F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336C6E"/>
    <w:multiLevelType w:val="hybridMultilevel"/>
    <w:tmpl w:val="E9E46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FC42B9"/>
    <w:multiLevelType w:val="hybridMultilevel"/>
    <w:tmpl w:val="DB722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BE6F40"/>
    <w:multiLevelType w:val="hybridMultilevel"/>
    <w:tmpl w:val="614AD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FE7F83"/>
    <w:multiLevelType w:val="hybridMultilevel"/>
    <w:tmpl w:val="1608A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E30AA1"/>
    <w:multiLevelType w:val="hybridMultilevel"/>
    <w:tmpl w:val="E098E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2D4C68"/>
    <w:multiLevelType w:val="hybridMultilevel"/>
    <w:tmpl w:val="F4B2E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636098">
    <w:abstractNumId w:val="15"/>
  </w:num>
  <w:num w:numId="2" w16cid:durableId="1416512554">
    <w:abstractNumId w:val="18"/>
  </w:num>
  <w:num w:numId="3" w16cid:durableId="1052653898">
    <w:abstractNumId w:val="3"/>
  </w:num>
  <w:num w:numId="4" w16cid:durableId="448551941">
    <w:abstractNumId w:val="38"/>
  </w:num>
  <w:num w:numId="5" w16cid:durableId="1817336769">
    <w:abstractNumId w:val="13"/>
  </w:num>
  <w:num w:numId="6" w16cid:durableId="2121797013">
    <w:abstractNumId w:val="20"/>
  </w:num>
  <w:num w:numId="7" w16cid:durableId="324555294">
    <w:abstractNumId w:val="1"/>
  </w:num>
  <w:num w:numId="8" w16cid:durableId="184488433">
    <w:abstractNumId w:val="40"/>
  </w:num>
  <w:num w:numId="9" w16cid:durableId="384303135">
    <w:abstractNumId w:val="19"/>
  </w:num>
  <w:num w:numId="10" w16cid:durableId="733091478">
    <w:abstractNumId w:val="6"/>
  </w:num>
  <w:num w:numId="11" w16cid:durableId="1375616811">
    <w:abstractNumId w:val="8"/>
  </w:num>
  <w:num w:numId="12" w16cid:durableId="1148934457">
    <w:abstractNumId w:val="10"/>
  </w:num>
  <w:num w:numId="13" w16cid:durableId="807742631">
    <w:abstractNumId w:val="16"/>
  </w:num>
  <w:num w:numId="14" w16cid:durableId="1411853004">
    <w:abstractNumId w:val="0"/>
  </w:num>
  <w:num w:numId="15" w16cid:durableId="1175073716">
    <w:abstractNumId w:val="23"/>
  </w:num>
  <w:num w:numId="16" w16cid:durableId="845561532">
    <w:abstractNumId w:val="37"/>
  </w:num>
  <w:num w:numId="17" w16cid:durableId="101460991">
    <w:abstractNumId w:val="4"/>
  </w:num>
  <w:num w:numId="18" w16cid:durableId="787116858">
    <w:abstractNumId w:val="32"/>
  </w:num>
  <w:num w:numId="19" w16cid:durableId="1523133217">
    <w:abstractNumId w:val="24"/>
  </w:num>
  <w:num w:numId="20" w16cid:durableId="724330398">
    <w:abstractNumId w:val="36"/>
  </w:num>
  <w:num w:numId="21" w16cid:durableId="2063940365">
    <w:abstractNumId w:val="9"/>
  </w:num>
  <w:num w:numId="22" w16cid:durableId="1480683882">
    <w:abstractNumId w:val="26"/>
  </w:num>
  <w:num w:numId="23" w16cid:durableId="1104229130">
    <w:abstractNumId w:val="29"/>
  </w:num>
  <w:num w:numId="24" w16cid:durableId="671639232">
    <w:abstractNumId w:val="11"/>
  </w:num>
  <w:num w:numId="25" w16cid:durableId="1731033937">
    <w:abstractNumId w:val="7"/>
  </w:num>
  <w:num w:numId="26" w16cid:durableId="2064212249">
    <w:abstractNumId w:val="12"/>
  </w:num>
  <w:num w:numId="27" w16cid:durableId="2061588301">
    <w:abstractNumId w:val="39"/>
  </w:num>
  <w:num w:numId="28" w16cid:durableId="1994796796">
    <w:abstractNumId w:val="21"/>
  </w:num>
  <w:num w:numId="29" w16cid:durableId="419302879">
    <w:abstractNumId w:val="34"/>
  </w:num>
  <w:num w:numId="30" w16cid:durableId="1124612671">
    <w:abstractNumId w:val="17"/>
  </w:num>
  <w:num w:numId="31" w16cid:durableId="324751616">
    <w:abstractNumId w:val="14"/>
  </w:num>
  <w:num w:numId="32" w16cid:durableId="2012639284">
    <w:abstractNumId w:val="30"/>
  </w:num>
  <w:num w:numId="33" w16cid:durableId="643004694">
    <w:abstractNumId w:val="2"/>
  </w:num>
  <w:num w:numId="34" w16cid:durableId="946959573">
    <w:abstractNumId w:val="35"/>
  </w:num>
  <w:num w:numId="35" w16cid:durableId="1894539735">
    <w:abstractNumId w:val="27"/>
  </w:num>
  <w:num w:numId="36" w16cid:durableId="1277176641">
    <w:abstractNumId w:val="5"/>
  </w:num>
  <w:num w:numId="37" w16cid:durableId="1300261376">
    <w:abstractNumId w:val="22"/>
  </w:num>
  <w:num w:numId="38" w16cid:durableId="1705517706">
    <w:abstractNumId w:val="25"/>
  </w:num>
  <w:num w:numId="39" w16cid:durableId="934745694">
    <w:abstractNumId w:val="31"/>
  </w:num>
  <w:num w:numId="40" w16cid:durableId="1110707075">
    <w:abstractNumId w:val="28"/>
  </w:num>
  <w:num w:numId="41" w16cid:durableId="800466918">
    <w:abstractNumId w:val="3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DAzMTY0NzQ3sTQ0trRU0lEKTi0uzszPAykwrgUAKT7AfSwAAAA="/>
  </w:docVars>
  <w:rsids>
    <w:rsidRoot w:val="001F7AA6"/>
    <w:rsid w:val="000012E7"/>
    <w:rsid w:val="00005124"/>
    <w:rsid w:val="00011CF2"/>
    <w:rsid w:val="00011DCD"/>
    <w:rsid w:val="0001309A"/>
    <w:rsid w:val="00015C9B"/>
    <w:rsid w:val="00017314"/>
    <w:rsid w:val="00025072"/>
    <w:rsid w:val="0002740C"/>
    <w:rsid w:val="000369E1"/>
    <w:rsid w:val="00036BEA"/>
    <w:rsid w:val="00044249"/>
    <w:rsid w:val="00045FDB"/>
    <w:rsid w:val="000462AA"/>
    <w:rsid w:val="00056E50"/>
    <w:rsid w:val="00083385"/>
    <w:rsid w:val="00086AE6"/>
    <w:rsid w:val="00086E90"/>
    <w:rsid w:val="00086FC3"/>
    <w:rsid w:val="00090AEB"/>
    <w:rsid w:val="00090C61"/>
    <w:rsid w:val="000A0301"/>
    <w:rsid w:val="000A15AA"/>
    <w:rsid w:val="000A4A92"/>
    <w:rsid w:val="000B03F6"/>
    <w:rsid w:val="000B46DC"/>
    <w:rsid w:val="000B57CF"/>
    <w:rsid w:val="000B6EBF"/>
    <w:rsid w:val="000C0005"/>
    <w:rsid w:val="000C07C9"/>
    <w:rsid w:val="000C112A"/>
    <w:rsid w:val="000C47C8"/>
    <w:rsid w:val="000C7995"/>
    <w:rsid w:val="000D0199"/>
    <w:rsid w:val="000D072E"/>
    <w:rsid w:val="000D322F"/>
    <w:rsid w:val="000E089B"/>
    <w:rsid w:val="000E1C38"/>
    <w:rsid w:val="000F0CC8"/>
    <w:rsid w:val="000F13AB"/>
    <w:rsid w:val="000F4C37"/>
    <w:rsid w:val="000F6836"/>
    <w:rsid w:val="00104C36"/>
    <w:rsid w:val="00113227"/>
    <w:rsid w:val="00115B57"/>
    <w:rsid w:val="00117A6F"/>
    <w:rsid w:val="00126883"/>
    <w:rsid w:val="00127C8F"/>
    <w:rsid w:val="00130719"/>
    <w:rsid w:val="00130BE5"/>
    <w:rsid w:val="0013329B"/>
    <w:rsid w:val="00136085"/>
    <w:rsid w:val="001472ED"/>
    <w:rsid w:val="0015003D"/>
    <w:rsid w:val="00154B1A"/>
    <w:rsid w:val="00166546"/>
    <w:rsid w:val="00167568"/>
    <w:rsid w:val="00170EAA"/>
    <w:rsid w:val="00171CEC"/>
    <w:rsid w:val="00172777"/>
    <w:rsid w:val="00181BE8"/>
    <w:rsid w:val="00183CEC"/>
    <w:rsid w:val="001859C0"/>
    <w:rsid w:val="00192D00"/>
    <w:rsid w:val="001931E5"/>
    <w:rsid w:val="00194A5B"/>
    <w:rsid w:val="00197A65"/>
    <w:rsid w:val="001A15FB"/>
    <w:rsid w:val="001A4E1F"/>
    <w:rsid w:val="001A5308"/>
    <w:rsid w:val="001A766E"/>
    <w:rsid w:val="001B1E42"/>
    <w:rsid w:val="001B2EBA"/>
    <w:rsid w:val="001B79D8"/>
    <w:rsid w:val="001C1B5F"/>
    <w:rsid w:val="001C3605"/>
    <w:rsid w:val="001C67FE"/>
    <w:rsid w:val="001E13FD"/>
    <w:rsid w:val="001E6A07"/>
    <w:rsid w:val="001E6CC3"/>
    <w:rsid w:val="001E6DAA"/>
    <w:rsid w:val="001E7DEA"/>
    <w:rsid w:val="001F2DFB"/>
    <w:rsid w:val="001F442D"/>
    <w:rsid w:val="001F4734"/>
    <w:rsid w:val="001F483B"/>
    <w:rsid w:val="001F5319"/>
    <w:rsid w:val="001F7AA6"/>
    <w:rsid w:val="001F7E4B"/>
    <w:rsid w:val="00201E93"/>
    <w:rsid w:val="00211D78"/>
    <w:rsid w:val="00214489"/>
    <w:rsid w:val="00223AF0"/>
    <w:rsid w:val="00227F66"/>
    <w:rsid w:val="00232B1B"/>
    <w:rsid w:val="00234E26"/>
    <w:rsid w:val="00236BB9"/>
    <w:rsid w:val="0025005B"/>
    <w:rsid w:val="002500B3"/>
    <w:rsid w:val="00251E16"/>
    <w:rsid w:val="002563B0"/>
    <w:rsid w:val="00256460"/>
    <w:rsid w:val="002570C2"/>
    <w:rsid w:val="002711C3"/>
    <w:rsid w:val="00272042"/>
    <w:rsid w:val="00280FA2"/>
    <w:rsid w:val="00281671"/>
    <w:rsid w:val="002817EE"/>
    <w:rsid w:val="002832E2"/>
    <w:rsid w:val="00284141"/>
    <w:rsid w:val="002863D7"/>
    <w:rsid w:val="00286E54"/>
    <w:rsid w:val="002911B7"/>
    <w:rsid w:val="00291338"/>
    <w:rsid w:val="002930D6"/>
    <w:rsid w:val="00294E8E"/>
    <w:rsid w:val="00296C9A"/>
    <w:rsid w:val="00296D34"/>
    <w:rsid w:val="002A2928"/>
    <w:rsid w:val="002B1A6D"/>
    <w:rsid w:val="002B27CB"/>
    <w:rsid w:val="002B5108"/>
    <w:rsid w:val="002B5736"/>
    <w:rsid w:val="002C2055"/>
    <w:rsid w:val="002C5B76"/>
    <w:rsid w:val="002C7570"/>
    <w:rsid w:val="002D09E6"/>
    <w:rsid w:val="002D277C"/>
    <w:rsid w:val="002D2F0E"/>
    <w:rsid w:val="002D3962"/>
    <w:rsid w:val="002D79EC"/>
    <w:rsid w:val="002E01A4"/>
    <w:rsid w:val="002E76BA"/>
    <w:rsid w:val="002F5DA1"/>
    <w:rsid w:val="003046DD"/>
    <w:rsid w:val="00305CBF"/>
    <w:rsid w:val="00307F43"/>
    <w:rsid w:val="00313F25"/>
    <w:rsid w:val="003342BE"/>
    <w:rsid w:val="00334641"/>
    <w:rsid w:val="00335B3E"/>
    <w:rsid w:val="00335E2F"/>
    <w:rsid w:val="00336489"/>
    <w:rsid w:val="00340EB0"/>
    <w:rsid w:val="0034167E"/>
    <w:rsid w:val="003423FC"/>
    <w:rsid w:val="00342AF4"/>
    <w:rsid w:val="00343854"/>
    <w:rsid w:val="00344482"/>
    <w:rsid w:val="0035030B"/>
    <w:rsid w:val="00354238"/>
    <w:rsid w:val="003605A3"/>
    <w:rsid w:val="0036268C"/>
    <w:rsid w:val="00363FD5"/>
    <w:rsid w:val="0036596B"/>
    <w:rsid w:val="0036649D"/>
    <w:rsid w:val="0037066D"/>
    <w:rsid w:val="00380BC5"/>
    <w:rsid w:val="00381599"/>
    <w:rsid w:val="00384122"/>
    <w:rsid w:val="00386842"/>
    <w:rsid w:val="00390C31"/>
    <w:rsid w:val="00392A0B"/>
    <w:rsid w:val="003A099E"/>
    <w:rsid w:val="003A14BD"/>
    <w:rsid w:val="003A181A"/>
    <w:rsid w:val="003A5831"/>
    <w:rsid w:val="003B29F6"/>
    <w:rsid w:val="003B432A"/>
    <w:rsid w:val="003C0578"/>
    <w:rsid w:val="003C06C5"/>
    <w:rsid w:val="003C27A4"/>
    <w:rsid w:val="003C2D40"/>
    <w:rsid w:val="003C411B"/>
    <w:rsid w:val="003D08A7"/>
    <w:rsid w:val="003E0F14"/>
    <w:rsid w:val="003E3E6D"/>
    <w:rsid w:val="003F33A2"/>
    <w:rsid w:val="00401265"/>
    <w:rsid w:val="004020C5"/>
    <w:rsid w:val="00403FC8"/>
    <w:rsid w:val="004069B4"/>
    <w:rsid w:val="0042365B"/>
    <w:rsid w:val="00423C81"/>
    <w:rsid w:val="004308FD"/>
    <w:rsid w:val="004340FE"/>
    <w:rsid w:val="0045159F"/>
    <w:rsid w:val="00452A48"/>
    <w:rsid w:val="0045443C"/>
    <w:rsid w:val="00454B86"/>
    <w:rsid w:val="00455F78"/>
    <w:rsid w:val="0046190D"/>
    <w:rsid w:val="00461C47"/>
    <w:rsid w:val="00464860"/>
    <w:rsid w:val="0046540F"/>
    <w:rsid w:val="0046660F"/>
    <w:rsid w:val="00481748"/>
    <w:rsid w:val="00485C14"/>
    <w:rsid w:val="00485C7B"/>
    <w:rsid w:val="004930EA"/>
    <w:rsid w:val="00495C22"/>
    <w:rsid w:val="004B544E"/>
    <w:rsid w:val="004B659A"/>
    <w:rsid w:val="004B7704"/>
    <w:rsid w:val="004B7736"/>
    <w:rsid w:val="004B77BD"/>
    <w:rsid w:val="004B78B5"/>
    <w:rsid w:val="004C6C7E"/>
    <w:rsid w:val="004D4075"/>
    <w:rsid w:val="004D54B4"/>
    <w:rsid w:val="004D79F5"/>
    <w:rsid w:val="004E17AA"/>
    <w:rsid w:val="004E7F08"/>
    <w:rsid w:val="004F148C"/>
    <w:rsid w:val="004F3D9E"/>
    <w:rsid w:val="004F4227"/>
    <w:rsid w:val="004F4FAC"/>
    <w:rsid w:val="00504950"/>
    <w:rsid w:val="00513565"/>
    <w:rsid w:val="00516DBE"/>
    <w:rsid w:val="00517D0C"/>
    <w:rsid w:val="00523316"/>
    <w:rsid w:val="005269CA"/>
    <w:rsid w:val="005329A7"/>
    <w:rsid w:val="00534467"/>
    <w:rsid w:val="005438B0"/>
    <w:rsid w:val="00543F69"/>
    <w:rsid w:val="00572071"/>
    <w:rsid w:val="00572C93"/>
    <w:rsid w:val="00574C98"/>
    <w:rsid w:val="00577205"/>
    <w:rsid w:val="0057796C"/>
    <w:rsid w:val="00581FD5"/>
    <w:rsid w:val="00582492"/>
    <w:rsid w:val="00582B39"/>
    <w:rsid w:val="00590112"/>
    <w:rsid w:val="005A1C60"/>
    <w:rsid w:val="005A2AA9"/>
    <w:rsid w:val="005A5CD1"/>
    <w:rsid w:val="005B39FE"/>
    <w:rsid w:val="005C4F06"/>
    <w:rsid w:val="005C5429"/>
    <w:rsid w:val="005C6876"/>
    <w:rsid w:val="005C7DA1"/>
    <w:rsid w:val="005E0813"/>
    <w:rsid w:val="005E16E2"/>
    <w:rsid w:val="005F02B5"/>
    <w:rsid w:val="005F04EE"/>
    <w:rsid w:val="005F49CB"/>
    <w:rsid w:val="005F60AC"/>
    <w:rsid w:val="0060009C"/>
    <w:rsid w:val="00601170"/>
    <w:rsid w:val="006064EB"/>
    <w:rsid w:val="00617302"/>
    <w:rsid w:val="00617419"/>
    <w:rsid w:val="00627E9E"/>
    <w:rsid w:val="0063147A"/>
    <w:rsid w:val="00631F04"/>
    <w:rsid w:val="006371C6"/>
    <w:rsid w:val="0064087F"/>
    <w:rsid w:val="00643EF0"/>
    <w:rsid w:val="00644691"/>
    <w:rsid w:val="00646B10"/>
    <w:rsid w:val="00653919"/>
    <w:rsid w:val="00656FC0"/>
    <w:rsid w:val="0066673D"/>
    <w:rsid w:val="00666EE7"/>
    <w:rsid w:val="006717B1"/>
    <w:rsid w:val="00675FB6"/>
    <w:rsid w:val="00676285"/>
    <w:rsid w:val="00677B4A"/>
    <w:rsid w:val="00681BFA"/>
    <w:rsid w:val="00684BD4"/>
    <w:rsid w:val="00686E72"/>
    <w:rsid w:val="006903CA"/>
    <w:rsid w:val="00690949"/>
    <w:rsid w:val="00690B69"/>
    <w:rsid w:val="006B3C45"/>
    <w:rsid w:val="006B45E5"/>
    <w:rsid w:val="006B7518"/>
    <w:rsid w:val="006D43DF"/>
    <w:rsid w:val="006E42F7"/>
    <w:rsid w:val="006E7903"/>
    <w:rsid w:val="006F5477"/>
    <w:rsid w:val="006F6C08"/>
    <w:rsid w:val="00705CE4"/>
    <w:rsid w:val="00711092"/>
    <w:rsid w:val="00714635"/>
    <w:rsid w:val="007156DA"/>
    <w:rsid w:val="00717B99"/>
    <w:rsid w:val="00720DC4"/>
    <w:rsid w:val="00721A37"/>
    <w:rsid w:val="00722E23"/>
    <w:rsid w:val="00727F7A"/>
    <w:rsid w:val="0073313D"/>
    <w:rsid w:val="007414B8"/>
    <w:rsid w:val="00743286"/>
    <w:rsid w:val="00751C6B"/>
    <w:rsid w:val="0075255C"/>
    <w:rsid w:val="007529DE"/>
    <w:rsid w:val="00755954"/>
    <w:rsid w:val="00755F8A"/>
    <w:rsid w:val="0076790B"/>
    <w:rsid w:val="007718E9"/>
    <w:rsid w:val="00782685"/>
    <w:rsid w:val="0078474D"/>
    <w:rsid w:val="00784924"/>
    <w:rsid w:val="00786A19"/>
    <w:rsid w:val="00787E28"/>
    <w:rsid w:val="007917E3"/>
    <w:rsid w:val="00791EB3"/>
    <w:rsid w:val="007A11F8"/>
    <w:rsid w:val="007A27EC"/>
    <w:rsid w:val="007A4C8D"/>
    <w:rsid w:val="007A56E6"/>
    <w:rsid w:val="007A7BEB"/>
    <w:rsid w:val="007B045D"/>
    <w:rsid w:val="007B1B16"/>
    <w:rsid w:val="007B4134"/>
    <w:rsid w:val="007B4E46"/>
    <w:rsid w:val="007C1504"/>
    <w:rsid w:val="007C20F4"/>
    <w:rsid w:val="007C5196"/>
    <w:rsid w:val="007C793C"/>
    <w:rsid w:val="007D3670"/>
    <w:rsid w:val="007D3C0D"/>
    <w:rsid w:val="007D3D70"/>
    <w:rsid w:val="007D42E9"/>
    <w:rsid w:val="007D485F"/>
    <w:rsid w:val="007D6B49"/>
    <w:rsid w:val="007E50D9"/>
    <w:rsid w:val="007E7B16"/>
    <w:rsid w:val="007F2DD0"/>
    <w:rsid w:val="007F6B18"/>
    <w:rsid w:val="0080056F"/>
    <w:rsid w:val="008016CA"/>
    <w:rsid w:val="00802E41"/>
    <w:rsid w:val="008037FF"/>
    <w:rsid w:val="008057DA"/>
    <w:rsid w:val="00806580"/>
    <w:rsid w:val="00810CAF"/>
    <w:rsid w:val="0081197F"/>
    <w:rsid w:val="008144A4"/>
    <w:rsid w:val="0082041B"/>
    <w:rsid w:val="00823B8F"/>
    <w:rsid w:val="008333B5"/>
    <w:rsid w:val="008349E2"/>
    <w:rsid w:val="00836877"/>
    <w:rsid w:val="008419FE"/>
    <w:rsid w:val="008446FD"/>
    <w:rsid w:val="00853C42"/>
    <w:rsid w:val="00856C11"/>
    <w:rsid w:val="00856DDC"/>
    <w:rsid w:val="00857422"/>
    <w:rsid w:val="0087762E"/>
    <w:rsid w:val="00880E21"/>
    <w:rsid w:val="0088140C"/>
    <w:rsid w:val="00884254"/>
    <w:rsid w:val="0089683A"/>
    <w:rsid w:val="008A1629"/>
    <w:rsid w:val="008A2787"/>
    <w:rsid w:val="008A2E63"/>
    <w:rsid w:val="008A3858"/>
    <w:rsid w:val="008A760E"/>
    <w:rsid w:val="008B0951"/>
    <w:rsid w:val="008B7807"/>
    <w:rsid w:val="008B7C6D"/>
    <w:rsid w:val="008C2F8F"/>
    <w:rsid w:val="008C3B1D"/>
    <w:rsid w:val="008C4770"/>
    <w:rsid w:val="008C4A56"/>
    <w:rsid w:val="008C4E49"/>
    <w:rsid w:val="008D1320"/>
    <w:rsid w:val="008E10F5"/>
    <w:rsid w:val="008F2CF9"/>
    <w:rsid w:val="008F515B"/>
    <w:rsid w:val="00903355"/>
    <w:rsid w:val="00907849"/>
    <w:rsid w:val="00911BEA"/>
    <w:rsid w:val="00912083"/>
    <w:rsid w:val="00912543"/>
    <w:rsid w:val="00916B90"/>
    <w:rsid w:val="0091726B"/>
    <w:rsid w:val="00917638"/>
    <w:rsid w:val="00922E91"/>
    <w:rsid w:val="00934315"/>
    <w:rsid w:val="00937917"/>
    <w:rsid w:val="00943AF1"/>
    <w:rsid w:val="009451E2"/>
    <w:rsid w:val="00946833"/>
    <w:rsid w:val="00947EB8"/>
    <w:rsid w:val="009534AA"/>
    <w:rsid w:val="00953602"/>
    <w:rsid w:val="0095797C"/>
    <w:rsid w:val="00961812"/>
    <w:rsid w:val="0096304D"/>
    <w:rsid w:val="00963312"/>
    <w:rsid w:val="009656DC"/>
    <w:rsid w:val="009705A2"/>
    <w:rsid w:val="0097082A"/>
    <w:rsid w:val="00976778"/>
    <w:rsid w:val="009828E3"/>
    <w:rsid w:val="00986623"/>
    <w:rsid w:val="00990B46"/>
    <w:rsid w:val="00990E8F"/>
    <w:rsid w:val="00992434"/>
    <w:rsid w:val="00997204"/>
    <w:rsid w:val="009A16C1"/>
    <w:rsid w:val="009A3DCC"/>
    <w:rsid w:val="009A4983"/>
    <w:rsid w:val="009A4E08"/>
    <w:rsid w:val="009B1DAC"/>
    <w:rsid w:val="009B3597"/>
    <w:rsid w:val="009B5571"/>
    <w:rsid w:val="009C2F2C"/>
    <w:rsid w:val="009C6DE0"/>
    <w:rsid w:val="009D0739"/>
    <w:rsid w:val="009D763A"/>
    <w:rsid w:val="009E43F9"/>
    <w:rsid w:val="009F2246"/>
    <w:rsid w:val="009F65AA"/>
    <w:rsid w:val="00A02DBC"/>
    <w:rsid w:val="00A07CEF"/>
    <w:rsid w:val="00A10101"/>
    <w:rsid w:val="00A127A0"/>
    <w:rsid w:val="00A14E8F"/>
    <w:rsid w:val="00A15821"/>
    <w:rsid w:val="00A15CA8"/>
    <w:rsid w:val="00A16DF3"/>
    <w:rsid w:val="00A2438B"/>
    <w:rsid w:val="00A26090"/>
    <w:rsid w:val="00A31221"/>
    <w:rsid w:val="00A3301F"/>
    <w:rsid w:val="00A33A0C"/>
    <w:rsid w:val="00A3612B"/>
    <w:rsid w:val="00A36514"/>
    <w:rsid w:val="00A4388E"/>
    <w:rsid w:val="00A43DDE"/>
    <w:rsid w:val="00A51384"/>
    <w:rsid w:val="00A53F34"/>
    <w:rsid w:val="00A5574E"/>
    <w:rsid w:val="00A602DB"/>
    <w:rsid w:val="00A656A4"/>
    <w:rsid w:val="00A72880"/>
    <w:rsid w:val="00A72FFA"/>
    <w:rsid w:val="00A7407C"/>
    <w:rsid w:val="00A80951"/>
    <w:rsid w:val="00A81C63"/>
    <w:rsid w:val="00A84001"/>
    <w:rsid w:val="00A850E8"/>
    <w:rsid w:val="00A91201"/>
    <w:rsid w:val="00A915DC"/>
    <w:rsid w:val="00AA5488"/>
    <w:rsid w:val="00AA7E85"/>
    <w:rsid w:val="00AB56E4"/>
    <w:rsid w:val="00AC4E74"/>
    <w:rsid w:val="00AC6C66"/>
    <w:rsid w:val="00AD3170"/>
    <w:rsid w:val="00AE0C06"/>
    <w:rsid w:val="00AE13FC"/>
    <w:rsid w:val="00AE3F02"/>
    <w:rsid w:val="00AE76CD"/>
    <w:rsid w:val="00AF1804"/>
    <w:rsid w:val="00AF1C1C"/>
    <w:rsid w:val="00AF245F"/>
    <w:rsid w:val="00AF2532"/>
    <w:rsid w:val="00AF3F4A"/>
    <w:rsid w:val="00AF625F"/>
    <w:rsid w:val="00B05929"/>
    <w:rsid w:val="00B073A6"/>
    <w:rsid w:val="00B13DC8"/>
    <w:rsid w:val="00B153EF"/>
    <w:rsid w:val="00B22799"/>
    <w:rsid w:val="00B229BE"/>
    <w:rsid w:val="00B247D2"/>
    <w:rsid w:val="00B30B69"/>
    <w:rsid w:val="00B31AA8"/>
    <w:rsid w:val="00B3472B"/>
    <w:rsid w:val="00B44427"/>
    <w:rsid w:val="00B463AB"/>
    <w:rsid w:val="00B46792"/>
    <w:rsid w:val="00B472B5"/>
    <w:rsid w:val="00B523A0"/>
    <w:rsid w:val="00B6320F"/>
    <w:rsid w:val="00B66252"/>
    <w:rsid w:val="00B70569"/>
    <w:rsid w:val="00B72504"/>
    <w:rsid w:val="00B740C9"/>
    <w:rsid w:val="00B75153"/>
    <w:rsid w:val="00B77FC4"/>
    <w:rsid w:val="00B81DD6"/>
    <w:rsid w:val="00B8262C"/>
    <w:rsid w:val="00B82FEA"/>
    <w:rsid w:val="00B86415"/>
    <w:rsid w:val="00B905BE"/>
    <w:rsid w:val="00B943D0"/>
    <w:rsid w:val="00B95054"/>
    <w:rsid w:val="00B96F79"/>
    <w:rsid w:val="00B97174"/>
    <w:rsid w:val="00BA25D7"/>
    <w:rsid w:val="00BA3553"/>
    <w:rsid w:val="00BA5EC1"/>
    <w:rsid w:val="00BA61C1"/>
    <w:rsid w:val="00BA7FBC"/>
    <w:rsid w:val="00BB269D"/>
    <w:rsid w:val="00BB7508"/>
    <w:rsid w:val="00BC668F"/>
    <w:rsid w:val="00BC7F1F"/>
    <w:rsid w:val="00BD077D"/>
    <w:rsid w:val="00BD1A02"/>
    <w:rsid w:val="00BD26DF"/>
    <w:rsid w:val="00BD3CD3"/>
    <w:rsid w:val="00BD601A"/>
    <w:rsid w:val="00BD7087"/>
    <w:rsid w:val="00BE22A6"/>
    <w:rsid w:val="00BE753D"/>
    <w:rsid w:val="00BE79DD"/>
    <w:rsid w:val="00BF021A"/>
    <w:rsid w:val="00BF10F3"/>
    <w:rsid w:val="00BF5180"/>
    <w:rsid w:val="00BF6621"/>
    <w:rsid w:val="00BF7D6D"/>
    <w:rsid w:val="00C00B46"/>
    <w:rsid w:val="00C07CF2"/>
    <w:rsid w:val="00C10C44"/>
    <w:rsid w:val="00C14077"/>
    <w:rsid w:val="00C311B0"/>
    <w:rsid w:val="00C34402"/>
    <w:rsid w:val="00C347B7"/>
    <w:rsid w:val="00C37E88"/>
    <w:rsid w:val="00C40301"/>
    <w:rsid w:val="00C4172D"/>
    <w:rsid w:val="00C425F3"/>
    <w:rsid w:val="00C42C09"/>
    <w:rsid w:val="00C4356B"/>
    <w:rsid w:val="00C45DCB"/>
    <w:rsid w:val="00C465C4"/>
    <w:rsid w:val="00C5072A"/>
    <w:rsid w:val="00C60311"/>
    <w:rsid w:val="00C6197F"/>
    <w:rsid w:val="00C64D78"/>
    <w:rsid w:val="00C671C5"/>
    <w:rsid w:val="00C774C4"/>
    <w:rsid w:val="00C829E2"/>
    <w:rsid w:val="00C93ABF"/>
    <w:rsid w:val="00C953A2"/>
    <w:rsid w:val="00C969D8"/>
    <w:rsid w:val="00CA1DC2"/>
    <w:rsid w:val="00CA2B1F"/>
    <w:rsid w:val="00CA5087"/>
    <w:rsid w:val="00CA5B24"/>
    <w:rsid w:val="00CB02F1"/>
    <w:rsid w:val="00CC6776"/>
    <w:rsid w:val="00CD4D5C"/>
    <w:rsid w:val="00CD5427"/>
    <w:rsid w:val="00CD6568"/>
    <w:rsid w:val="00CF237B"/>
    <w:rsid w:val="00CF7624"/>
    <w:rsid w:val="00D0484D"/>
    <w:rsid w:val="00D07255"/>
    <w:rsid w:val="00D107A9"/>
    <w:rsid w:val="00D15F34"/>
    <w:rsid w:val="00D16A1C"/>
    <w:rsid w:val="00D219AA"/>
    <w:rsid w:val="00D2346E"/>
    <w:rsid w:val="00D24AB0"/>
    <w:rsid w:val="00D36A3D"/>
    <w:rsid w:val="00D40B90"/>
    <w:rsid w:val="00D43B08"/>
    <w:rsid w:val="00D50118"/>
    <w:rsid w:val="00D55416"/>
    <w:rsid w:val="00D576BD"/>
    <w:rsid w:val="00D62431"/>
    <w:rsid w:val="00D710ED"/>
    <w:rsid w:val="00D77038"/>
    <w:rsid w:val="00D7725C"/>
    <w:rsid w:val="00D812EA"/>
    <w:rsid w:val="00D8205C"/>
    <w:rsid w:val="00D82523"/>
    <w:rsid w:val="00D82B69"/>
    <w:rsid w:val="00D82EA7"/>
    <w:rsid w:val="00D84177"/>
    <w:rsid w:val="00D84FD9"/>
    <w:rsid w:val="00D864F4"/>
    <w:rsid w:val="00D90AA2"/>
    <w:rsid w:val="00D931F3"/>
    <w:rsid w:val="00D97306"/>
    <w:rsid w:val="00D974BA"/>
    <w:rsid w:val="00DA534A"/>
    <w:rsid w:val="00DA5F67"/>
    <w:rsid w:val="00DA7523"/>
    <w:rsid w:val="00DB31C1"/>
    <w:rsid w:val="00DB73CC"/>
    <w:rsid w:val="00DC1D90"/>
    <w:rsid w:val="00DD2B04"/>
    <w:rsid w:val="00DD4EDA"/>
    <w:rsid w:val="00DE008F"/>
    <w:rsid w:val="00DE0488"/>
    <w:rsid w:val="00DF20DC"/>
    <w:rsid w:val="00DF46D6"/>
    <w:rsid w:val="00E035B0"/>
    <w:rsid w:val="00E06D52"/>
    <w:rsid w:val="00E1238A"/>
    <w:rsid w:val="00E149A9"/>
    <w:rsid w:val="00E14DAD"/>
    <w:rsid w:val="00E2103E"/>
    <w:rsid w:val="00E22884"/>
    <w:rsid w:val="00E25ED5"/>
    <w:rsid w:val="00E274E1"/>
    <w:rsid w:val="00E30739"/>
    <w:rsid w:val="00E32BBC"/>
    <w:rsid w:val="00E368A4"/>
    <w:rsid w:val="00E3784E"/>
    <w:rsid w:val="00E43D48"/>
    <w:rsid w:val="00E468EA"/>
    <w:rsid w:val="00E570B9"/>
    <w:rsid w:val="00E63536"/>
    <w:rsid w:val="00E73418"/>
    <w:rsid w:val="00E83461"/>
    <w:rsid w:val="00E9043F"/>
    <w:rsid w:val="00E90E98"/>
    <w:rsid w:val="00E9321D"/>
    <w:rsid w:val="00E94A03"/>
    <w:rsid w:val="00E969A0"/>
    <w:rsid w:val="00E97501"/>
    <w:rsid w:val="00EA5DE8"/>
    <w:rsid w:val="00EB19D0"/>
    <w:rsid w:val="00EC3A14"/>
    <w:rsid w:val="00EC499E"/>
    <w:rsid w:val="00ED40C6"/>
    <w:rsid w:val="00EE07B5"/>
    <w:rsid w:val="00EE2480"/>
    <w:rsid w:val="00EE258C"/>
    <w:rsid w:val="00EE7F98"/>
    <w:rsid w:val="00EF02C8"/>
    <w:rsid w:val="00EF26FA"/>
    <w:rsid w:val="00EF26FF"/>
    <w:rsid w:val="00EF75BE"/>
    <w:rsid w:val="00EF76CA"/>
    <w:rsid w:val="00F00C32"/>
    <w:rsid w:val="00F022F1"/>
    <w:rsid w:val="00F1213A"/>
    <w:rsid w:val="00F137CF"/>
    <w:rsid w:val="00F14ECF"/>
    <w:rsid w:val="00F152BF"/>
    <w:rsid w:val="00F21037"/>
    <w:rsid w:val="00F22CE6"/>
    <w:rsid w:val="00F260E0"/>
    <w:rsid w:val="00F3156F"/>
    <w:rsid w:val="00F31F8E"/>
    <w:rsid w:val="00F33336"/>
    <w:rsid w:val="00F36D3F"/>
    <w:rsid w:val="00F41A2A"/>
    <w:rsid w:val="00F4319B"/>
    <w:rsid w:val="00F47A63"/>
    <w:rsid w:val="00F51154"/>
    <w:rsid w:val="00F51B90"/>
    <w:rsid w:val="00F53651"/>
    <w:rsid w:val="00F53A2C"/>
    <w:rsid w:val="00F62042"/>
    <w:rsid w:val="00F62F4E"/>
    <w:rsid w:val="00F65FC8"/>
    <w:rsid w:val="00F71405"/>
    <w:rsid w:val="00F719D3"/>
    <w:rsid w:val="00F77E38"/>
    <w:rsid w:val="00F84777"/>
    <w:rsid w:val="00F85310"/>
    <w:rsid w:val="00F91713"/>
    <w:rsid w:val="00F966C6"/>
    <w:rsid w:val="00F96B1A"/>
    <w:rsid w:val="00FA0155"/>
    <w:rsid w:val="00FB0EA8"/>
    <w:rsid w:val="00FB23E8"/>
    <w:rsid w:val="00FC0CE5"/>
    <w:rsid w:val="00FC73F2"/>
    <w:rsid w:val="00FD105E"/>
    <w:rsid w:val="00FD167A"/>
    <w:rsid w:val="00FD5210"/>
    <w:rsid w:val="00FE3110"/>
    <w:rsid w:val="00FE3DF2"/>
    <w:rsid w:val="00FE3FA7"/>
    <w:rsid w:val="00FE5779"/>
    <w:rsid w:val="00FE5EF9"/>
    <w:rsid w:val="00FE68B8"/>
    <w:rsid w:val="00FE77FA"/>
    <w:rsid w:val="00FE7AF4"/>
    <w:rsid w:val="00FF192F"/>
    <w:rsid w:val="00FF4348"/>
    <w:rsid w:val="44591125"/>
    <w:rsid w:val="52B61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3685AF"/>
  <w15:docId w15:val="{5487C398-0D6F-4E0A-9B8E-90B96D5CB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C45"/>
    <w:pPr>
      <w:spacing w:after="0" w:line="36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eading1">
    <w:name w:val="heading 1"/>
    <w:basedOn w:val="Normal"/>
    <w:next w:val="Normal"/>
    <w:link w:val="Heading1Char"/>
    <w:rsid w:val="00523316"/>
    <w:pPr>
      <w:keepNext/>
      <w:keepLines/>
      <w:numPr>
        <w:numId w:val="1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rsid w:val="00523316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523316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23316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523316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23316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523316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523316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23316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F7AA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pl-PL"/>
    </w:rPr>
  </w:style>
  <w:style w:type="paragraph" w:customStyle="1" w:styleId="ST101Uniwersytet">
    <w:name w:val="ST1: 01 Uniwersytet"/>
    <w:basedOn w:val="Default"/>
    <w:qFormat/>
    <w:rsid w:val="00D7725C"/>
    <w:pPr>
      <w:spacing w:line="360" w:lineRule="auto"/>
      <w:jc w:val="center"/>
    </w:pPr>
    <w:rPr>
      <w:b/>
      <w:bCs/>
      <w:sz w:val="28"/>
      <w:szCs w:val="28"/>
    </w:rPr>
  </w:style>
  <w:style w:type="paragraph" w:customStyle="1" w:styleId="ST102Imienazwisko">
    <w:name w:val="ST1: 02 Imie nazwisko"/>
    <w:basedOn w:val="Default"/>
    <w:qFormat/>
    <w:rsid w:val="00D7725C"/>
    <w:pPr>
      <w:spacing w:line="360" w:lineRule="auto"/>
      <w:jc w:val="center"/>
    </w:pPr>
    <w:rPr>
      <w:b/>
      <w:bCs/>
      <w:sz w:val="28"/>
      <w:szCs w:val="28"/>
    </w:rPr>
  </w:style>
  <w:style w:type="paragraph" w:customStyle="1" w:styleId="ST103Tytulpracy">
    <w:name w:val="ST1: 03 Tytul pracy"/>
    <w:basedOn w:val="Default"/>
    <w:qFormat/>
    <w:rsid w:val="00D7725C"/>
    <w:pPr>
      <w:spacing w:line="360" w:lineRule="auto"/>
      <w:jc w:val="center"/>
    </w:pPr>
    <w:rPr>
      <w:b/>
      <w:bCs/>
      <w:sz w:val="32"/>
      <w:szCs w:val="32"/>
    </w:rPr>
  </w:style>
  <w:style w:type="paragraph" w:customStyle="1" w:styleId="ST104Pracapodkierunkiem">
    <w:name w:val="ST1: 04 Praca pod kierunkiem"/>
    <w:basedOn w:val="Default"/>
    <w:qFormat/>
    <w:rsid w:val="00F14ECF"/>
    <w:pPr>
      <w:jc w:val="right"/>
    </w:pPr>
    <w:rPr>
      <w:b/>
      <w:bCs/>
      <w:sz w:val="28"/>
      <w:szCs w:val="28"/>
    </w:rPr>
  </w:style>
  <w:style w:type="paragraph" w:customStyle="1" w:styleId="ST105Wilno">
    <w:name w:val="ST1: 05 Wilno"/>
    <w:basedOn w:val="Normal"/>
    <w:qFormat/>
    <w:rsid w:val="00D7725C"/>
    <w:pPr>
      <w:jc w:val="center"/>
    </w:pPr>
    <w:rPr>
      <w:b/>
      <w:bCs/>
      <w:sz w:val="28"/>
      <w:szCs w:val="28"/>
    </w:rPr>
  </w:style>
  <w:style w:type="paragraph" w:customStyle="1" w:styleId="DYPtekstgwny">
    <w:name w:val="DYP: tekst główny"/>
    <w:basedOn w:val="ST105Wilno"/>
    <w:qFormat/>
    <w:rsid w:val="00BA25D7"/>
    <w:pPr>
      <w:jc w:val="both"/>
    </w:pPr>
    <w:rPr>
      <w:b w:val="0"/>
      <w:noProof/>
      <w:sz w:val="24"/>
    </w:rPr>
  </w:style>
  <w:style w:type="paragraph" w:customStyle="1" w:styleId="DYPnazwarozdziau">
    <w:name w:val="DYP: nazwa rozdziału"/>
    <w:next w:val="Default"/>
    <w:qFormat/>
    <w:rsid w:val="00E06D52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caps/>
      <w:sz w:val="28"/>
      <w:szCs w:val="28"/>
      <w:lang w:eastAsia="ru-RU"/>
    </w:rPr>
  </w:style>
  <w:style w:type="character" w:customStyle="1" w:styleId="Heading1Char">
    <w:name w:val="Heading 1 Char"/>
    <w:basedOn w:val="DefaultParagraphFont"/>
    <w:link w:val="Heading1"/>
    <w:rsid w:val="005233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Heading2Char">
    <w:name w:val="Heading 2 Char"/>
    <w:basedOn w:val="DefaultParagraphFont"/>
    <w:link w:val="Heading2"/>
    <w:rsid w:val="005233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Heading3Char">
    <w:name w:val="Heading 3 Char"/>
    <w:basedOn w:val="DefaultParagraphFont"/>
    <w:link w:val="Heading3"/>
    <w:rsid w:val="00523316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character" w:customStyle="1" w:styleId="Heading4Char">
    <w:name w:val="Heading 4 Char"/>
    <w:basedOn w:val="DefaultParagraphFont"/>
    <w:link w:val="Heading4"/>
    <w:semiHidden/>
    <w:rsid w:val="00523316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character" w:customStyle="1" w:styleId="Heading5Char">
    <w:name w:val="Heading 5 Char"/>
    <w:basedOn w:val="DefaultParagraphFont"/>
    <w:link w:val="Heading5"/>
    <w:semiHidden/>
    <w:rsid w:val="00523316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Heading6Char">
    <w:name w:val="Heading 6 Char"/>
    <w:basedOn w:val="DefaultParagraphFont"/>
    <w:link w:val="Heading6"/>
    <w:semiHidden/>
    <w:rsid w:val="00523316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character" w:customStyle="1" w:styleId="Heading7Char">
    <w:name w:val="Heading 7 Char"/>
    <w:basedOn w:val="DefaultParagraphFont"/>
    <w:link w:val="Heading7"/>
    <w:semiHidden/>
    <w:rsid w:val="0052331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character" w:customStyle="1" w:styleId="Heading8Char">
    <w:name w:val="Heading 8 Char"/>
    <w:basedOn w:val="DefaultParagraphFont"/>
    <w:link w:val="Heading8"/>
    <w:semiHidden/>
    <w:rsid w:val="00523316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Heading9Char">
    <w:name w:val="Heading 9 Char"/>
    <w:basedOn w:val="DefaultParagraphFont"/>
    <w:link w:val="Heading9"/>
    <w:semiHidden/>
    <w:rsid w:val="0052331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character" w:customStyle="1" w:styleId="apple-style-span">
    <w:name w:val="apple-style-span"/>
    <w:basedOn w:val="DefaultParagraphFont"/>
    <w:rsid w:val="00684BD4"/>
  </w:style>
  <w:style w:type="paragraph" w:customStyle="1" w:styleId="DYPnazwarodziauROZDZIAX">
    <w:name w:val="DYP: nazwa rodziału (ROZDZIAŁ X)"/>
    <w:basedOn w:val="Heading1"/>
    <w:qFormat/>
    <w:rsid w:val="00E468EA"/>
    <w:pPr>
      <w:spacing w:before="240" w:after="240" w:line="240" w:lineRule="auto"/>
      <w:ind w:left="0" w:firstLine="0"/>
      <w:jc w:val="center"/>
    </w:pPr>
    <w:rPr>
      <w:rFonts w:ascii="Times New Roman" w:hAnsi="Times New Roman"/>
      <w:caps/>
      <w:color w:val="auto"/>
    </w:rPr>
  </w:style>
  <w:style w:type="paragraph" w:customStyle="1" w:styleId="DYPnazwapodrozdziau">
    <w:name w:val="DYP: nazwa podrozdziału"/>
    <w:basedOn w:val="Heading2"/>
    <w:qFormat/>
    <w:rsid w:val="00136085"/>
    <w:pPr>
      <w:spacing w:before="0" w:line="240" w:lineRule="auto"/>
      <w:ind w:left="0" w:firstLine="0"/>
      <w:jc w:val="center"/>
    </w:pPr>
    <w:rPr>
      <w:rFonts w:ascii="Times New Roman" w:hAnsi="Times New Roman"/>
      <w:color w:val="auto"/>
    </w:rPr>
  </w:style>
  <w:style w:type="paragraph" w:styleId="ListParagraph">
    <w:name w:val="List Paragraph"/>
    <w:basedOn w:val="Normal"/>
    <w:uiPriority w:val="34"/>
    <w:qFormat/>
    <w:rsid w:val="00A26090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rsid w:val="00A26090"/>
  </w:style>
  <w:style w:type="character" w:customStyle="1" w:styleId="FootnoteTextChar">
    <w:name w:val="Footnote Text Char"/>
    <w:basedOn w:val="DefaultParagraphFont"/>
    <w:link w:val="FootnoteText"/>
    <w:uiPriority w:val="99"/>
    <w:rsid w:val="00A26090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FootnoteReference">
    <w:name w:val="footnote reference"/>
    <w:basedOn w:val="DefaultParagraphFont"/>
    <w:semiHidden/>
    <w:rsid w:val="00A26090"/>
    <w:rPr>
      <w:vertAlign w:val="superscript"/>
    </w:rPr>
  </w:style>
  <w:style w:type="character" w:customStyle="1" w:styleId="FontStyle104">
    <w:name w:val="Font Style104"/>
    <w:basedOn w:val="DefaultParagraphFont"/>
    <w:uiPriority w:val="99"/>
    <w:rsid w:val="00A26090"/>
    <w:rPr>
      <w:rFonts w:ascii="Times New Roman" w:hAnsi="Times New Roman" w:cs="Times New Roman"/>
      <w:sz w:val="22"/>
      <w:szCs w:val="22"/>
    </w:rPr>
  </w:style>
  <w:style w:type="paragraph" w:customStyle="1" w:styleId="DYPprzypisydolne">
    <w:name w:val="DYP: przypisy dolne"/>
    <w:basedOn w:val="Normal"/>
    <w:next w:val="Normal"/>
    <w:qFormat/>
    <w:rsid w:val="00686E72"/>
    <w:pPr>
      <w:spacing w:line="240" w:lineRule="auto"/>
    </w:pPr>
  </w:style>
  <w:style w:type="paragraph" w:customStyle="1" w:styleId="DYPtabliceirysunkitytu">
    <w:name w:val="DYP: tablice i rysunki (tytuł)"/>
    <w:basedOn w:val="Normal"/>
    <w:next w:val="Normal"/>
    <w:qFormat/>
    <w:rsid w:val="00751C6B"/>
    <w:pPr>
      <w:keepNext/>
      <w:spacing w:before="320" w:after="240" w:line="240" w:lineRule="auto"/>
    </w:pPr>
    <w:rPr>
      <w:b/>
      <w:sz w:val="24"/>
    </w:rPr>
  </w:style>
  <w:style w:type="paragraph" w:customStyle="1" w:styleId="DYPtabliceirysunkirdo">
    <w:name w:val="DYP: tablice i rysunki (źródło)"/>
    <w:basedOn w:val="Normal"/>
    <w:next w:val="Normal"/>
    <w:qFormat/>
    <w:rsid w:val="00751C6B"/>
    <w:pPr>
      <w:spacing w:before="240" w:after="320" w:line="240" w:lineRule="auto"/>
    </w:pPr>
  </w:style>
  <w:style w:type="paragraph" w:customStyle="1" w:styleId="DYPtabliceirysunkitekst">
    <w:name w:val="DYP: tablice i rysunki (tekst)"/>
    <w:basedOn w:val="Normal"/>
    <w:qFormat/>
    <w:rsid w:val="00684BD4"/>
    <w:pPr>
      <w:spacing w:line="240" w:lineRule="auto"/>
      <w:jc w:val="both"/>
    </w:pPr>
    <w:rPr>
      <w:sz w:val="22"/>
    </w:rPr>
  </w:style>
  <w:style w:type="paragraph" w:styleId="Caption">
    <w:name w:val="caption"/>
    <w:basedOn w:val="Normal"/>
    <w:next w:val="Normal"/>
    <w:uiPriority w:val="35"/>
    <w:unhideWhenUsed/>
    <w:qFormat/>
    <w:rsid w:val="00684BD4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7A6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7A63"/>
    <w:rPr>
      <w:rFonts w:ascii="Tahoma" w:eastAsia="Times New Roman" w:hAnsi="Tahoma" w:cs="Tahoma"/>
      <w:sz w:val="16"/>
      <w:szCs w:val="16"/>
      <w:lang w:val="ru-RU" w:eastAsia="ru-RU"/>
    </w:rPr>
  </w:style>
  <w:style w:type="table" w:styleId="TableGrid">
    <w:name w:val="Table Grid"/>
    <w:basedOn w:val="TableNormal"/>
    <w:uiPriority w:val="59"/>
    <w:rsid w:val="00F47A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YPkomentarz">
    <w:name w:val="DYP: komentarz"/>
    <w:basedOn w:val="Normal"/>
    <w:qFormat/>
    <w:rsid w:val="00705CE4"/>
    <w:rPr>
      <w:color w:val="808080" w:themeColor="background1" w:themeShade="80"/>
    </w:rPr>
  </w:style>
  <w:style w:type="paragraph" w:styleId="TableofFigures">
    <w:name w:val="table of figures"/>
    <w:basedOn w:val="Normal"/>
    <w:next w:val="Normal"/>
    <w:uiPriority w:val="99"/>
    <w:unhideWhenUsed/>
    <w:rsid w:val="00C4172D"/>
    <w:pPr>
      <w:spacing w:line="480" w:lineRule="auto"/>
    </w:pPr>
    <w:rPr>
      <w:sz w:val="22"/>
    </w:rPr>
  </w:style>
  <w:style w:type="paragraph" w:customStyle="1" w:styleId="DYPtabliceirysunkispis">
    <w:name w:val="DYP: tablice i rysunki (spis)"/>
    <w:basedOn w:val="TableofFigures"/>
    <w:qFormat/>
    <w:rsid w:val="00C4172D"/>
    <w:pPr>
      <w:tabs>
        <w:tab w:val="right" w:leader="dot" w:pos="9060"/>
      </w:tabs>
      <w:spacing w:after="240" w:line="240" w:lineRule="auto"/>
      <w:jc w:val="both"/>
    </w:pPr>
  </w:style>
  <w:style w:type="character" w:styleId="Hyperlink">
    <w:name w:val="Hyperlink"/>
    <w:basedOn w:val="DefaultParagraphFont"/>
    <w:uiPriority w:val="99"/>
    <w:unhideWhenUsed/>
    <w:rsid w:val="0045159F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C4172D"/>
    <w:pPr>
      <w:spacing w:after="100"/>
      <w:ind w:left="200"/>
    </w:pPr>
    <w:rPr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C4172D"/>
    <w:pPr>
      <w:spacing w:after="100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5E16E2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6E2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Footer">
    <w:name w:val="footer"/>
    <w:basedOn w:val="Normal"/>
    <w:link w:val="FooterChar"/>
    <w:uiPriority w:val="99"/>
    <w:unhideWhenUsed/>
    <w:rsid w:val="005E16E2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6E2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DYPnazwaspisutreci">
    <w:name w:val="DYP: nazwa spisu treści"/>
    <w:basedOn w:val="DYPnazwarozdziau"/>
    <w:qFormat/>
    <w:rsid w:val="00D62431"/>
  </w:style>
  <w:style w:type="paragraph" w:styleId="TOC3">
    <w:name w:val="toc 3"/>
    <w:basedOn w:val="Normal"/>
    <w:next w:val="Normal"/>
    <w:autoRedefine/>
    <w:uiPriority w:val="39"/>
    <w:semiHidden/>
    <w:unhideWhenUsed/>
    <w:rsid w:val="00C4172D"/>
    <w:pPr>
      <w:spacing w:after="100"/>
      <w:ind w:left="400"/>
    </w:pPr>
    <w:rPr>
      <w:sz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4172D"/>
    <w:pPr>
      <w:spacing w:after="100"/>
      <w:ind w:left="600"/>
    </w:pPr>
    <w:rPr>
      <w:sz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F60A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BD077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22E91"/>
    <w:pPr>
      <w:spacing w:before="100" w:beforeAutospacing="1" w:after="100" w:afterAutospacing="1" w:line="240" w:lineRule="auto"/>
    </w:pPr>
    <w:rPr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922E91"/>
    <w:rPr>
      <w:b/>
      <w:bCs/>
    </w:rPr>
  </w:style>
  <w:style w:type="paragraph" w:customStyle="1" w:styleId="KODPROGRAMU">
    <w:name w:val="KOD PROGRAMU"/>
    <w:basedOn w:val="Normal"/>
    <w:link w:val="KODPROGRAMUChar"/>
    <w:qFormat/>
    <w:rsid w:val="00C37E88"/>
    <w:rPr>
      <w:noProof/>
    </w:rPr>
  </w:style>
  <w:style w:type="character" w:customStyle="1" w:styleId="KODPROGRAMUChar">
    <w:name w:val="KOD PROGRAMU Char"/>
    <w:basedOn w:val="DefaultParagraphFont"/>
    <w:link w:val="KODPROGRAMU"/>
    <w:rsid w:val="00C37E88"/>
    <w:rPr>
      <w:rFonts w:ascii="Times New Roman" w:eastAsia="Times New Roman" w:hAnsi="Times New Roman" w:cs="Times New Roman"/>
      <w:noProof/>
      <w:sz w:val="20"/>
      <w:szCs w:val="20"/>
      <w:lang w:eastAsia="ru-RU"/>
    </w:rPr>
  </w:style>
  <w:style w:type="paragraph" w:customStyle="1" w:styleId="msonormal0">
    <w:name w:val="msonormal"/>
    <w:basedOn w:val="Normal"/>
    <w:rsid w:val="00DF46D6"/>
    <w:pPr>
      <w:spacing w:before="100" w:beforeAutospacing="1" w:after="100" w:afterAutospacing="1" w:line="240" w:lineRule="auto"/>
    </w:pPr>
    <w:rPr>
      <w:sz w:val="24"/>
      <w:szCs w:val="24"/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340EB0"/>
    <w:pPr>
      <w:numPr>
        <w:numId w:val="0"/>
      </w:numPr>
      <w:spacing w:before="240" w:line="259" w:lineRule="auto"/>
      <w:outlineLvl w:val="9"/>
    </w:pPr>
    <w:rPr>
      <w:b w:val="0"/>
      <w:bCs w:val="0"/>
      <w:sz w:val="32"/>
      <w:szCs w:val="32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88b154c-a9f1-414c-8c60-598f6f38794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A35AE4EDB3649985A1995CF2A45CD" ma:contentTypeVersion="6" ma:contentTypeDescription="Utwórz nowy dokument." ma:contentTypeScope="" ma:versionID="36327e95baee98a571c413dd36f88d9b">
  <xsd:schema xmlns:xsd="http://www.w3.org/2001/XMLSchema" xmlns:xs="http://www.w3.org/2001/XMLSchema" xmlns:p="http://schemas.microsoft.com/office/2006/metadata/properties" xmlns:ns3="788b154c-a9f1-414c-8c60-598f6f387945" targetNamespace="http://schemas.microsoft.com/office/2006/metadata/properties" ma:root="true" ma:fieldsID="1761835796544cddf9baebdc4aecdd1a" ns3:_="">
    <xsd:import namespace="788b154c-a9f1-414c-8c60-598f6f38794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8b154c-a9f1-414c-8c60-598f6f38794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8A782D-FAF9-46A3-B483-D46B0E7E63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07B3DF-8FCD-472C-92B8-B6DD7043F2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9A5E29A-EB97-4CF3-8A4D-166733B6DB4C}">
  <ds:schemaRefs>
    <ds:schemaRef ds:uri="http://schemas.microsoft.com/office/2006/metadata/properties"/>
    <ds:schemaRef ds:uri="http://schemas.microsoft.com/office/infopath/2007/PartnerControls"/>
    <ds:schemaRef ds:uri="788b154c-a9f1-414c-8c60-598f6f387945"/>
  </ds:schemaRefs>
</ds:datastoreItem>
</file>

<file path=customXml/itemProps4.xml><?xml version="1.0" encoding="utf-8"?>
<ds:datastoreItem xmlns:ds="http://schemas.openxmlformats.org/officeDocument/2006/customXml" ds:itemID="{2C324031-2151-4AB2-B0BA-2F9EF17053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8b154c-a9f1-414c-8c60-598f6f3879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4538</Words>
  <Characters>28545</Characters>
  <Application>Microsoft Office Word</Application>
  <DocSecurity>0</DocSecurity>
  <Lines>815</Lines>
  <Paragraphs>441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32642</CharactersWithSpaces>
  <SharedDoc>false</SharedDoc>
  <HLinks>
    <vt:vector size="18" baseType="variant">
      <vt:variant>
        <vt:i4>1507378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_Toc232533152</vt:lpwstr>
      </vt:variant>
      <vt:variant>
        <vt:i4>1507378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_Toc232533151</vt:lpwstr>
      </vt:variant>
      <vt:variant>
        <vt:i4>1507378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_Toc232533150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Tadeuš Žukovskij</cp:lastModifiedBy>
  <cp:revision>3</cp:revision>
  <cp:lastPrinted>2010-11-30T19:12:00Z</cp:lastPrinted>
  <dcterms:created xsi:type="dcterms:W3CDTF">2026-06-16T17:19:00Z</dcterms:created>
  <dcterms:modified xsi:type="dcterms:W3CDTF">2026-06-16T17:20:00Z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0x010100934A35AE4EDB3649985A1995CF2A45CD</vt:lpwstr>
  </property>
</Properties>
</file>